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A80C" w14:textId="007B324A" w:rsidR="00C43511" w:rsidRDefault="74BDDE29" w:rsidP="003542BE">
      <w:pPr>
        <w:pStyle w:val="Title"/>
      </w:pPr>
      <w:r>
        <w:t xml:space="preserve"> </w:t>
      </w:r>
      <w:r w:rsidR="00517D45">
        <w:t>Privacy, Intelligence Gathering and Data Collection</w:t>
      </w:r>
    </w:p>
    <w:p w14:paraId="22ADBB55" w14:textId="738F36FC" w:rsidR="00517D45" w:rsidRDefault="00517D45" w:rsidP="2AB24C9F"/>
    <w:p w14:paraId="70A5A14D" w14:textId="77777777" w:rsidR="00517D45" w:rsidRDefault="00517D45" w:rsidP="003542BE"/>
    <w:p w14:paraId="6D45DEFD" w14:textId="749F7355" w:rsidR="00517D45" w:rsidRDefault="00517D45" w:rsidP="003542BE">
      <w:pPr>
        <w:pStyle w:val="Heading1"/>
      </w:pPr>
      <w:r>
        <w:t>Overview</w:t>
      </w:r>
    </w:p>
    <w:p w14:paraId="5AB85500" w14:textId="38BE8079" w:rsidR="00517D45" w:rsidRDefault="00517D45" w:rsidP="003542BE">
      <w:r>
        <w:t xml:space="preserve">This module navigates the aspects of privacy, intelligence gathering and data collection in Australia. </w:t>
      </w:r>
      <w:r w:rsidR="00DD055F">
        <w:t xml:space="preserve">This module specifically </w:t>
      </w:r>
      <w:r>
        <w:t>examines the responsibilities and expectations that individuals must undertake to meet the legal standards when handling sensitive information and its collection.</w:t>
      </w:r>
    </w:p>
    <w:p w14:paraId="438F56BF" w14:textId="2AD24575" w:rsidR="00517D45" w:rsidRDefault="00517D45" w:rsidP="003542BE">
      <w:r>
        <w:t>By the end of this module, you will be able to:</w:t>
      </w:r>
      <w:r>
        <w:br/>
      </w:r>
    </w:p>
    <w:p w14:paraId="4C3AA55A" w14:textId="56D4F75D" w:rsidR="00517D45" w:rsidRDefault="00517D45" w:rsidP="003542BE">
      <w:pPr>
        <w:pStyle w:val="ListParagraph"/>
        <w:numPr>
          <w:ilvl w:val="0"/>
          <w:numId w:val="7"/>
        </w:numPr>
      </w:pPr>
      <w:r>
        <w:t xml:space="preserve">Understand the importance of </w:t>
      </w:r>
      <w:r w:rsidR="00DD055F">
        <w:t>Privacy</w:t>
      </w:r>
      <w:r>
        <w:t xml:space="preserve"> in Australia</w:t>
      </w:r>
      <w:r w:rsidR="643439A2">
        <w:t>.</w:t>
      </w:r>
    </w:p>
    <w:p w14:paraId="227557EF" w14:textId="581B9B0B" w:rsidR="00517D45" w:rsidRDefault="00DD055F" w:rsidP="003542BE">
      <w:pPr>
        <w:pStyle w:val="ListParagraph"/>
        <w:numPr>
          <w:ilvl w:val="0"/>
          <w:numId w:val="7"/>
        </w:numPr>
      </w:pPr>
      <w:r>
        <w:t>Understand the importance of the collection and protection of sensitive information</w:t>
      </w:r>
      <w:r w:rsidR="1189B240">
        <w:t>.</w:t>
      </w:r>
    </w:p>
    <w:p w14:paraId="6A0FF418" w14:textId="0DBE47F8" w:rsidR="002A5625" w:rsidRDefault="11DE1F8D" w:rsidP="2AB24C9F">
      <w:pPr>
        <w:pStyle w:val="ListParagraph"/>
        <w:numPr>
          <w:ilvl w:val="0"/>
          <w:numId w:val="7"/>
        </w:numPr>
      </w:pPr>
      <w:r>
        <w:t>Learn which legislations concern the area of Privacy and Data collection in Australia.</w:t>
      </w:r>
    </w:p>
    <w:p w14:paraId="3834425B" w14:textId="330CFCD2" w:rsidR="002A5625" w:rsidRDefault="509000A0" w:rsidP="2AB24C9F">
      <w:pPr>
        <w:pStyle w:val="ListParagraph"/>
        <w:numPr>
          <w:ilvl w:val="0"/>
          <w:numId w:val="7"/>
        </w:numPr>
      </w:pPr>
      <w:r>
        <w:t>Distinguish the differing types of biometric data as defined</w:t>
      </w:r>
      <w:r w:rsidR="63B83433">
        <w:t xml:space="preserve"> per the Privacy Act 1988 (</w:t>
      </w:r>
      <w:proofErr w:type="spellStart"/>
      <w:r w:rsidR="63B83433">
        <w:t>Cth</w:t>
      </w:r>
      <w:proofErr w:type="spellEnd"/>
      <w:r w:rsidR="63B83433">
        <w:t>)</w:t>
      </w:r>
    </w:p>
    <w:p w14:paraId="0FB57EAF" w14:textId="4A01970A" w:rsidR="002A5625" w:rsidRDefault="00BFBA11" w:rsidP="2AB24C9F">
      <w:pPr>
        <w:pStyle w:val="ListParagraph"/>
        <w:numPr>
          <w:ilvl w:val="0"/>
          <w:numId w:val="7"/>
        </w:numPr>
      </w:pPr>
      <w:r>
        <w:t>Understand the different forms of recording when undergoing data collection and how to legally adhere to local laws.</w:t>
      </w:r>
    </w:p>
    <w:p w14:paraId="22C5E95D" w14:textId="5842ED76" w:rsidR="002A5625" w:rsidRDefault="002A5625" w:rsidP="2AB24C9F"/>
    <w:p w14:paraId="50899ABA" w14:textId="137B7E19" w:rsidR="2AB24C9F" w:rsidRDefault="2AB24C9F" w:rsidP="2AB24C9F"/>
    <w:p w14:paraId="29286678" w14:textId="77777777" w:rsidR="002A5625" w:rsidRDefault="002A5625" w:rsidP="003542BE"/>
    <w:p w14:paraId="4720090E" w14:textId="19E6BF05" w:rsidR="002A5625" w:rsidRDefault="002A5625" w:rsidP="003542BE">
      <w:pPr>
        <w:pStyle w:val="Heading1"/>
      </w:pPr>
      <w:r>
        <w:t>Privacy Laws in Australia</w:t>
      </w:r>
    </w:p>
    <w:p w14:paraId="2052CBE3" w14:textId="77777777" w:rsidR="002A5625" w:rsidRDefault="002A5625" w:rsidP="003542BE"/>
    <w:p w14:paraId="235341B1" w14:textId="21936F10" w:rsidR="00137515" w:rsidRDefault="00137515" w:rsidP="003542BE">
      <w:r>
        <w:t xml:space="preserve">Australia privacy legislation streamlines both federal and state laws </w:t>
      </w:r>
      <w:r w:rsidR="00926A67">
        <w:t>to</w:t>
      </w:r>
      <w:r>
        <w:t xml:space="preserve"> govern the extraction, utilisation, disclosure and protection of sensitive information, more specifically in intelligence gathering and data collection. </w:t>
      </w:r>
    </w:p>
    <w:p w14:paraId="1ADEE3E2" w14:textId="40434FB0" w:rsidR="00137515" w:rsidRDefault="00137515" w:rsidP="003542BE">
      <w:pPr>
        <w:pStyle w:val="Subtitle"/>
      </w:pPr>
    </w:p>
    <w:p w14:paraId="6037D50B" w14:textId="70457FB3" w:rsidR="00137515" w:rsidRDefault="00137515" w:rsidP="003542BE">
      <w:pPr>
        <w:pStyle w:val="Subtitle"/>
      </w:pPr>
      <w:r>
        <w:t>Privacy Act 1988 (</w:t>
      </w:r>
      <w:proofErr w:type="spellStart"/>
      <w:r>
        <w:t>Cth</w:t>
      </w:r>
      <w:proofErr w:type="spellEnd"/>
      <w:r>
        <w:t xml:space="preserve">) </w:t>
      </w:r>
    </w:p>
    <w:p w14:paraId="18E53F2A" w14:textId="0E44213B" w:rsidR="00137515" w:rsidRDefault="00137515" w:rsidP="003542BE">
      <w:r>
        <w:t xml:space="preserve">This is Australia’s Federal Legislation which applies to all Australian government departments, and majority of entities responsible on the handling of information with a turnover of $3 million. The objective of this framework is </w:t>
      </w:r>
      <w:proofErr w:type="gramStart"/>
      <w:r w:rsidR="00446BA5">
        <w:t>protect</w:t>
      </w:r>
      <w:proofErr w:type="gramEnd"/>
      <w:r w:rsidR="00446BA5">
        <w:t xml:space="preserve"> sensitive information. </w:t>
      </w:r>
    </w:p>
    <w:p w14:paraId="49A6A7F4" w14:textId="77777777" w:rsidR="00137515" w:rsidRDefault="00137515" w:rsidP="003542BE"/>
    <w:p w14:paraId="718038AF" w14:textId="22E9AEFE" w:rsidR="00137515" w:rsidRPr="00137515" w:rsidRDefault="00137515" w:rsidP="003542BE">
      <w:r w:rsidRPr="00137515">
        <w:t>The framework has 13 Australian Privacy Principles (APPs): </w:t>
      </w:r>
    </w:p>
    <w:p w14:paraId="5F0B8B55" w14:textId="77777777" w:rsidR="00137515" w:rsidRPr="00137515" w:rsidRDefault="00137515" w:rsidP="003542BE">
      <w:pPr>
        <w:numPr>
          <w:ilvl w:val="0"/>
          <w:numId w:val="9"/>
        </w:numPr>
      </w:pPr>
      <w:r w:rsidRPr="00137515">
        <w:rPr>
          <w:b/>
          <w:bCs/>
        </w:rPr>
        <w:lastRenderedPageBreak/>
        <w:t>APP 1</w:t>
      </w:r>
      <w:r w:rsidRPr="00137515">
        <w:t>: Open and transparent management of personal information. </w:t>
      </w:r>
    </w:p>
    <w:p w14:paraId="58ED1C29" w14:textId="77777777" w:rsidR="00137515" w:rsidRPr="00137515" w:rsidRDefault="00137515" w:rsidP="003542BE">
      <w:pPr>
        <w:numPr>
          <w:ilvl w:val="0"/>
          <w:numId w:val="10"/>
        </w:numPr>
      </w:pPr>
      <w:r w:rsidRPr="00137515">
        <w:rPr>
          <w:b/>
          <w:bCs/>
        </w:rPr>
        <w:t>APP 2</w:t>
      </w:r>
      <w:r w:rsidRPr="00137515">
        <w:t>: Anonymity and pseudonymity options where practical. </w:t>
      </w:r>
    </w:p>
    <w:p w14:paraId="1B5E3A65" w14:textId="77777777" w:rsidR="00137515" w:rsidRPr="00137515" w:rsidRDefault="00137515" w:rsidP="003542BE">
      <w:pPr>
        <w:numPr>
          <w:ilvl w:val="0"/>
          <w:numId w:val="11"/>
        </w:numPr>
      </w:pPr>
      <w:r w:rsidRPr="00137515">
        <w:rPr>
          <w:b/>
          <w:bCs/>
        </w:rPr>
        <w:t>APP 3-5</w:t>
      </w:r>
      <w:r w:rsidRPr="00137515">
        <w:t>: Rules for collecting, using, and disclosing personal information (e.g., only collect what's necessary, obtain consent where required, and limit uses to stated purposes). </w:t>
      </w:r>
    </w:p>
    <w:p w14:paraId="08F304F1" w14:textId="77777777" w:rsidR="00137515" w:rsidRPr="00137515" w:rsidRDefault="00137515" w:rsidP="003542BE">
      <w:pPr>
        <w:numPr>
          <w:ilvl w:val="0"/>
          <w:numId w:val="12"/>
        </w:numPr>
      </w:pPr>
      <w:r w:rsidRPr="00137515">
        <w:rPr>
          <w:b/>
          <w:bCs/>
        </w:rPr>
        <w:t>APP 6</w:t>
      </w:r>
      <w:r w:rsidRPr="00137515">
        <w:t>: Restrictions on using information for secondary purposes. </w:t>
      </w:r>
    </w:p>
    <w:p w14:paraId="6E1159A1" w14:textId="77777777" w:rsidR="00137515" w:rsidRPr="00137515" w:rsidRDefault="00137515" w:rsidP="003542BE">
      <w:pPr>
        <w:numPr>
          <w:ilvl w:val="0"/>
          <w:numId w:val="13"/>
        </w:numPr>
      </w:pPr>
      <w:r w:rsidRPr="00137515">
        <w:rPr>
          <w:b/>
          <w:bCs/>
        </w:rPr>
        <w:t>APP 7</w:t>
      </w:r>
      <w:r w:rsidRPr="00137515">
        <w:t>: Limits on direct marketing. </w:t>
      </w:r>
    </w:p>
    <w:p w14:paraId="2AA86BA7" w14:textId="77777777" w:rsidR="00137515" w:rsidRPr="00137515" w:rsidRDefault="00137515" w:rsidP="003542BE">
      <w:pPr>
        <w:numPr>
          <w:ilvl w:val="0"/>
          <w:numId w:val="14"/>
        </w:numPr>
      </w:pPr>
      <w:r w:rsidRPr="00137515">
        <w:rPr>
          <w:b/>
          <w:bCs/>
        </w:rPr>
        <w:t>APP 8</w:t>
      </w:r>
      <w:r w:rsidRPr="00137515">
        <w:t>: Requirements for cross-border data transfers (e.g., ensuring equivalent protections). </w:t>
      </w:r>
    </w:p>
    <w:p w14:paraId="1A36AA61" w14:textId="77777777" w:rsidR="00137515" w:rsidRPr="00137515" w:rsidRDefault="00137515" w:rsidP="003542BE">
      <w:pPr>
        <w:numPr>
          <w:ilvl w:val="0"/>
          <w:numId w:val="15"/>
        </w:numPr>
      </w:pPr>
      <w:r w:rsidRPr="00137515">
        <w:rPr>
          <w:b/>
          <w:bCs/>
        </w:rPr>
        <w:t>APP 9</w:t>
      </w:r>
      <w:r w:rsidRPr="00137515">
        <w:t>: Adoption of government-related identifiers. </w:t>
      </w:r>
    </w:p>
    <w:p w14:paraId="3E33145E" w14:textId="77777777" w:rsidR="00137515" w:rsidRPr="00137515" w:rsidRDefault="00137515" w:rsidP="003542BE">
      <w:pPr>
        <w:numPr>
          <w:ilvl w:val="0"/>
          <w:numId w:val="16"/>
        </w:numPr>
      </w:pPr>
      <w:r w:rsidRPr="00137515">
        <w:rPr>
          <w:b/>
          <w:bCs/>
        </w:rPr>
        <w:t>APP 10-11</w:t>
      </w:r>
      <w:r w:rsidRPr="00137515">
        <w:t>: Ensuring data quality, integrity, and security (e.g., protecting against misuse, loss, or unauthorized access). </w:t>
      </w:r>
    </w:p>
    <w:p w14:paraId="60995972" w14:textId="5DE9609C" w:rsidR="00446BA5" w:rsidRDefault="00137515" w:rsidP="003542BE">
      <w:pPr>
        <w:numPr>
          <w:ilvl w:val="0"/>
          <w:numId w:val="17"/>
        </w:numPr>
      </w:pPr>
      <w:r w:rsidRPr="00137515">
        <w:rPr>
          <w:b/>
          <w:bCs/>
        </w:rPr>
        <w:t>APP 12-13</w:t>
      </w:r>
      <w:r w:rsidRPr="00137515">
        <w:t>: Individual rights to access and correct their personal information. </w:t>
      </w:r>
    </w:p>
    <w:p w14:paraId="7B288CC5" w14:textId="77777777" w:rsidR="00446BA5" w:rsidRDefault="00446BA5" w:rsidP="003542BE"/>
    <w:p w14:paraId="5DB52985" w14:textId="77777777" w:rsidR="00446BA5" w:rsidRDefault="00446BA5" w:rsidP="003542BE"/>
    <w:p w14:paraId="044ED3BC" w14:textId="77777777" w:rsidR="00446BA5" w:rsidRDefault="00446BA5" w:rsidP="003542BE"/>
    <w:p w14:paraId="09E515D2" w14:textId="12EFCD73" w:rsidR="00446BA5" w:rsidRDefault="00446BA5" w:rsidP="003542BE">
      <w:pPr>
        <w:pStyle w:val="Subtitle"/>
      </w:pPr>
      <w:r>
        <w:t>Surveillance Devices Act 1999 (Vic)</w:t>
      </w:r>
    </w:p>
    <w:p w14:paraId="441F5F9E" w14:textId="7CCB606A" w:rsidR="00446BA5" w:rsidRDefault="00446BA5" w:rsidP="003542BE">
      <w:r>
        <w:t>This act is a Victorian legislation that regulates the utilisation of surveillance devices. It highlights the illegal uses of surveillance devices under the wrong intent. This can cover the unauthorized installation and usage of surveillance devices. The legislation helps in the regulation of monitoring and intelligence gathering through recording or surveillance means.</w:t>
      </w:r>
    </w:p>
    <w:p w14:paraId="68147517" w14:textId="77777777" w:rsidR="00446BA5" w:rsidRPr="00446BA5" w:rsidRDefault="00446BA5" w:rsidP="003542BE"/>
    <w:p w14:paraId="46327588" w14:textId="5026ECC5" w:rsidR="00137515" w:rsidRDefault="00446BA5" w:rsidP="003542BE">
      <w:pPr>
        <w:pStyle w:val="Subtitle"/>
      </w:pPr>
      <w:r>
        <w:t>Privacy and Data Protection Act 2014 (Vic)</w:t>
      </w:r>
    </w:p>
    <w:p w14:paraId="4E1E207A" w14:textId="77777777" w:rsidR="00B55DD7" w:rsidRDefault="00446BA5" w:rsidP="003542BE">
      <w:r>
        <w:t xml:space="preserve">As this is Victorian Legislation, it applies to the Victorian public sector. </w:t>
      </w:r>
      <w:proofErr w:type="gramStart"/>
      <w:r>
        <w:t>Similar to</w:t>
      </w:r>
      <w:proofErr w:type="gramEnd"/>
      <w:r>
        <w:t xml:space="preserve"> Australian Privacy Principles (APPs), this legislation introduces Information Privacy Principles (IPPs</w:t>
      </w:r>
      <w:r w:rsidR="00B55DD7">
        <w:t xml:space="preserve">). </w:t>
      </w:r>
    </w:p>
    <w:p w14:paraId="74EEC57B" w14:textId="6E765EC2" w:rsidR="00B55DD7" w:rsidRDefault="00B55DD7" w:rsidP="003542BE">
      <w:r>
        <w:t>An extract from the Office of the Victorian Information Commissioner website had stated that they are:</w:t>
      </w:r>
    </w:p>
    <w:p w14:paraId="2918910D" w14:textId="35A4E982" w:rsidR="00B55DD7" w:rsidRDefault="00B55DD7" w:rsidP="003542BE">
      <w:pPr>
        <w:pStyle w:val="ListParagraph"/>
        <w:numPr>
          <w:ilvl w:val="0"/>
          <w:numId w:val="20"/>
        </w:numPr>
      </w:pPr>
      <w:r>
        <w:t>IPP 1 – Collection: An organization can only collect personal information if it necessary to fulfill one or more of its functions.</w:t>
      </w:r>
    </w:p>
    <w:p w14:paraId="73C49FB2" w14:textId="23D8CCDB" w:rsidR="00B55DD7" w:rsidRDefault="00B55DD7" w:rsidP="003542BE">
      <w:pPr>
        <w:pStyle w:val="ListParagraph"/>
        <w:numPr>
          <w:ilvl w:val="0"/>
          <w:numId w:val="20"/>
        </w:numPr>
      </w:pPr>
      <w:r>
        <w:t>IPP 2 – Use and Disclosure: Personal information can only be used and disclosed for the primary purpose for which it was collected, or for a secondary purpose that would be reasonably expected.</w:t>
      </w:r>
    </w:p>
    <w:p w14:paraId="2588582A" w14:textId="4EAA025E" w:rsidR="00B55DD7" w:rsidRDefault="00B55DD7" w:rsidP="003542BE">
      <w:pPr>
        <w:pStyle w:val="ListParagraph"/>
        <w:numPr>
          <w:ilvl w:val="0"/>
          <w:numId w:val="20"/>
        </w:numPr>
      </w:pPr>
      <w:r>
        <w:t>IPP 3 – Data Quality: Organisations must keep personal information accurate, complete and up to date.</w:t>
      </w:r>
    </w:p>
    <w:p w14:paraId="3B4DDF59" w14:textId="14EB1BCE" w:rsidR="00B55DD7" w:rsidRDefault="00B55DD7" w:rsidP="003542BE">
      <w:pPr>
        <w:pStyle w:val="ListParagraph"/>
        <w:numPr>
          <w:ilvl w:val="0"/>
          <w:numId w:val="20"/>
        </w:numPr>
      </w:pPr>
      <w:r>
        <w:t>IPP 4 – Data Security: Organisations need to protect the personal information they hold from misuse, loss, unauthorised access, modification or closure.</w:t>
      </w:r>
    </w:p>
    <w:p w14:paraId="165F48E4" w14:textId="12ECFB37" w:rsidR="00B55DD7" w:rsidRDefault="00B55DD7" w:rsidP="003542BE">
      <w:pPr>
        <w:pStyle w:val="ListParagraph"/>
        <w:numPr>
          <w:ilvl w:val="0"/>
          <w:numId w:val="20"/>
        </w:numPr>
      </w:pPr>
      <w:r>
        <w:lastRenderedPageBreak/>
        <w:t>IPP 5 – Openness: Organizations must have clearly expressed policies on the way they manage personal information.</w:t>
      </w:r>
    </w:p>
    <w:p w14:paraId="252D6B2D" w14:textId="49F0C703" w:rsidR="00B55DD7" w:rsidRDefault="00B55DD7" w:rsidP="003542BE">
      <w:pPr>
        <w:pStyle w:val="ListParagraph"/>
        <w:numPr>
          <w:ilvl w:val="0"/>
          <w:numId w:val="20"/>
        </w:numPr>
      </w:pPr>
      <w:r>
        <w:t xml:space="preserve">IPP 6 – Access and Correction: Individuals have the right to seek access to their own personal information and to make corrections to it if necessary. </w:t>
      </w:r>
    </w:p>
    <w:p w14:paraId="3372298E" w14:textId="49E27AEE" w:rsidR="00B55DD7" w:rsidRDefault="00B55DD7" w:rsidP="003542BE">
      <w:pPr>
        <w:pStyle w:val="ListParagraph"/>
        <w:numPr>
          <w:ilvl w:val="0"/>
          <w:numId w:val="20"/>
        </w:numPr>
      </w:pPr>
      <w:r>
        <w:t>IPP 7 – Unique Identifiers: A unique identifier is an identifier (usually a number) that is used for the purpose of identifying an individual.</w:t>
      </w:r>
    </w:p>
    <w:p w14:paraId="6AB8AAB7" w14:textId="3835140F" w:rsidR="00B55DD7" w:rsidRDefault="00B55DD7" w:rsidP="003542BE">
      <w:pPr>
        <w:pStyle w:val="ListParagraph"/>
        <w:numPr>
          <w:ilvl w:val="0"/>
          <w:numId w:val="20"/>
        </w:numPr>
      </w:pPr>
      <w:r>
        <w:t xml:space="preserve">IPP 8 – Anonymity: </w:t>
      </w:r>
      <w:proofErr w:type="gramStart"/>
      <w:r>
        <w:t>Where</w:t>
      </w:r>
      <w:proofErr w:type="gramEnd"/>
      <w:r>
        <w:t xml:space="preserve"> lawful and practicable, individuals should have the option of transacting with an </w:t>
      </w:r>
      <w:r w:rsidR="00926A67">
        <w:t>organisation</w:t>
      </w:r>
      <w:r>
        <w:t xml:space="preserve"> without identifying themselves.</w:t>
      </w:r>
    </w:p>
    <w:p w14:paraId="69BB5334" w14:textId="474DDAD2" w:rsidR="0085384B" w:rsidRDefault="0085384B" w:rsidP="003542BE">
      <w:pPr>
        <w:pStyle w:val="ListParagraph"/>
        <w:numPr>
          <w:ilvl w:val="0"/>
          <w:numId w:val="20"/>
        </w:numPr>
      </w:pPr>
      <w:r>
        <w:t>IPP 9 – Transborder Data Flows: If an individual’s personal information travels outside Victoria, the privacy protection should travel with it.</w:t>
      </w:r>
    </w:p>
    <w:p w14:paraId="28AF0B94" w14:textId="05031335" w:rsidR="0085384B" w:rsidRPr="00446BA5" w:rsidRDefault="0085384B" w:rsidP="003542BE">
      <w:pPr>
        <w:pStyle w:val="ListParagraph"/>
        <w:numPr>
          <w:ilvl w:val="0"/>
          <w:numId w:val="20"/>
        </w:numPr>
      </w:pPr>
      <w:r>
        <w:t>IPP 10 – Sensitive Information: The PDP Act places special restrictions on the collection of sensitive information.</w:t>
      </w:r>
    </w:p>
    <w:p w14:paraId="1F64C8AA" w14:textId="77777777" w:rsidR="00137515" w:rsidRDefault="00137515" w:rsidP="003542BE">
      <w:pPr>
        <w:pStyle w:val="Subtitle"/>
      </w:pPr>
    </w:p>
    <w:p w14:paraId="3EFB9C9A" w14:textId="77777777" w:rsidR="00137515" w:rsidRPr="00137515" w:rsidRDefault="00137515" w:rsidP="003542BE"/>
    <w:p w14:paraId="33DFA301" w14:textId="77777777" w:rsidR="002A5625" w:rsidRDefault="002A5625" w:rsidP="003542BE"/>
    <w:p w14:paraId="4DE9EC83" w14:textId="77777777" w:rsidR="002A5625" w:rsidRDefault="002A5625" w:rsidP="003542BE"/>
    <w:p w14:paraId="7F535333" w14:textId="77777777" w:rsidR="002A5625" w:rsidRDefault="002A5625" w:rsidP="003542BE"/>
    <w:p w14:paraId="6C742E17" w14:textId="77777777" w:rsidR="002A5625" w:rsidRDefault="002A5625" w:rsidP="003542BE"/>
    <w:p w14:paraId="1B591FC6" w14:textId="77777777" w:rsidR="002A5625" w:rsidRDefault="002A5625" w:rsidP="003542BE"/>
    <w:p w14:paraId="5952CF7F" w14:textId="11E38BC8" w:rsidR="00926A67" w:rsidRDefault="00926A67" w:rsidP="003542BE">
      <w:pPr>
        <w:pStyle w:val="Heading1"/>
      </w:pPr>
      <w:r>
        <w:t>Intelligence Gathering</w:t>
      </w:r>
    </w:p>
    <w:p w14:paraId="0BAF938F" w14:textId="77777777" w:rsidR="00926A67" w:rsidRDefault="00926A67" w:rsidP="003542BE"/>
    <w:p w14:paraId="00A25116" w14:textId="00D9ED14" w:rsidR="00926A67" w:rsidRDefault="00926A67" w:rsidP="003542BE">
      <w:r>
        <w:t>One of the main concerns around intelligence gathering is the method on the collection of recordings. There are different definitions as to the type of recordings in the context of ethical and legal guidelines.</w:t>
      </w:r>
    </w:p>
    <w:p w14:paraId="60376EB7" w14:textId="77777777" w:rsidR="00D95CD4" w:rsidRDefault="00D95CD4" w:rsidP="003542BE"/>
    <w:p w14:paraId="26238C49" w14:textId="47535C37" w:rsidR="00926A67" w:rsidRDefault="00D95CD4" w:rsidP="003542BE">
      <w:pPr>
        <w:pStyle w:val="Subtitle"/>
      </w:pPr>
      <w:r>
        <w:t>Covert Recording</w:t>
      </w:r>
    </w:p>
    <w:p w14:paraId="4100F396" w14:textId="0F1AA44C" w:rsidR="00D95CD4" w:rsidRDefault="00D95CD4" w:rsidP="003542BE">
      <w:r>
        <w:t xml:space="preserve">Covert Recording is when a conversation or event is recorded without the consent or information of one or more parties present. The Queensland Department of Environment and Science defines this as when at least one party or person does not know that they are being recorded. </w:t>
      </w:r>
    </w:p>
    <w:p w14:paraId="7F1E8D55" w14:textId="77777777" w:rsidR="00D95CD4" w:rsidRDefault="00D95CD4" w:rsidP="003542BE"/>
    <w:p w14:paraId="5736C23C" w14:textId="41CB3B5B" w:rsidR="00D95CD4" w:rsidRDefault="00D95CD4" w:rsidP="003542BE">
      <w:pPr>
        <w:pStyle w:val="Subtitle"/>
      </w:pPr>
      <w:r>
        <w:t>Overt Recording</w:t>
      </w:r>
    </w:p>
    <w:p w14:paraId="1B595C97" w14:textId="5B015C91" w:rsidR="00D95CD4" w:rsidRDefault="00D95CD4" w:rsidP="003542BE">
      <w:r>
        <w:t>Overt Recording is when all parties and individuals know that they are being recorded and have consented to be so. The Queensland Department of Environment and Science states that it is when in a situation where everyone knows that a recording is taking place. This can look like a typical Microsoft Teams class or meeting where the content is being recorded and notifies all parties in the call.</w:t>
      </w:r>
    </w:p>
    <w:p w14:paraId="12D41DB6" w14:textId="77777777" w:rsidR="00192C5B" w:rsidRDefault="00192C5B" w:rsidP="003542BE"/>
    <w:p w14:paraId="6CEC05E2" w14:textId="37747062" w:rsidR="00192C5B" w:rsidRDefault="00192C5B" w:rsidP="003542BE">
      <w:pPr>
        <w:pStyle w:val="Subtitle"/>
      </w:pPr>
      <w:r>
        <w:t>Covert Vs Overt Recording</w:t>
      </w:r>
    </w:p>
    <w:p w14:paraId="18EFD3FD" w14:textId="0B477324" w:rsidR="00192C5B" w:rsidRDefault="00192C5B" w:rsidP="003542BE">
      <w:r>
        <w:t xml:space="preserve">In the state of Victoria, both Covert Recording and Overt Recording are legal, however it does not imply that Covert Recordings are explicitly ethical. Covert recordings </w:t>
      </w:r>
      <w:proofErr w:type="gramStart"/>
      <w:r>
        <w:t>lacks</w:t>
      </w:r>
      <w:proofErr w:type="gramEnd"/>
      <w:r>
        <w:t xml:space="preserve"> consent of at least one party whilst Overt recordings have consent from all the parties involved in the recording. </w:t>
      </w:r>
    </w:p>
    <w:p w14:paraId="08AC979B" w14:textId="599E83A4" w:rsidR="00192C5B" w:rsidRDefault="00192C5B" w:rsidP="003542BE">
      <w:pPr>
        <w:rPr>
          <w:u w:val="single"/>
        </w:rPr>
      </w:pPr>
      <w:r w:rsidRPr="003542BE">
        <w:rPr>
          <w:u w:val="single"/>
        </w:rPr>
        <w:t>Approach the action of Covert recordings carefully whilst doing activities for Redback Operations.</w:t>
      </w:r>
    </w:p>
    <w:p w14:paraId="2C613DA7" w14:textId="77777777" w:rsidR="003542BE" w:rsidRDefault="003542BE" w:rsidP="003542BE">
      <w:pPr>
        <w:rPr>
          <w:u w:val="single"/>
        </w:rPr>
      </w:pPr>
    </w:p>
    <w:p w14:paraId="3CC3CF0E" w14:textId="189732C2" w:rsidR="003542BE" w:rsidRDefault="003542BE" w:rsidP="003542BE">
      <w:pPr>
        <w:pStyle w:val="Subtitle"/>
      </w:pPr>
      <w:r>
        <w:t>Legislation concerning Intelligence Gathering in Australia</w:t>
      </w:r>
    </w:p>
    <w:p w14:paraId="6D1908D2" w14:textId="28ADE133" w:rsidR="003542BE" w:rsidRDefault="003542BE" w:rsidP="003542BE">
      <w:r>
        <w:t>States have varying approaches when it comes to the topic of recording in public and private spaces for legitimate uses. These acts regulate surveillance and the utilisation of recordings.</w:t>
      </w:r>
    </w:p>
    <w:p w14:paraId="4D5311CF" w14:textId="77777777" w:rsidR="003542BE" w:rsidRDefault="003542BE" w:rsidP="003542B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267"/>
      </w:tblGrid>
      <w:tr w:rsidR="003542BE" w:rsidRPr="003542BE" w14:paraId="7AA1D64B" w14:textId="77777777" w:rsidTr="003542BE">
        <w:trPr>
          <w:tblHeader/>
          <w:tblCellSpacing w:w="15" w:type="dxa"/>
        </w:trPr>
        <w:tc>
          <w:tcPr>
            <w:tcW w:w="2365" w:type="dxa"/>
            <w:vAlign w:val="center"/>
            <w:hideMark/>
          </w:tcPr>
          <w:p w14:paraId="4852DBE7" w14:textId="77777777" w:rsidR="003542BE" w:rsidRPr="003542BE" w:rsidRDefault="003542BE" w:rsidP="003542BE">
            <w:pPr>
              <w:rPr>
                <w:b/>
                <w:bCs/>
              </w:rPr>
            </w:pPr>
            <w:r w:rsidRPr="003542BE">
              <w:rPr>
                <w:b/>
                <w:bCs/>
              </w:rPr>
              <w:t>State/Territory</w:t>
            </w:r>
          </w:p>
        </w:tc>
        <w:tc>
          <w:tcPr>
            <w:tcW w:w="2222" w:type="dxa"/>
            <w:vAlign w:val="center"/>
            <w:hideMark/>
          </w:tcPr>
          <w:p w14:paraId="2DCB1931" w14:textId="77777777" w:rsidR="003542BE" w:rsidRPr="003542BE" w:rsidRDefault="003542BE" w:rsidP="003542BE">
            <w:pPr>
              <w:rPr>
                <w:b/>
                <w:bCs/>
              </w:rPr>
            </w:pPr>
            <w:r w:rsidRPr="003542BE">
              <w:rPr>
                <w:b/>
                <w:bCs/>
              </w:rPr>
              <w:t>Relevant Legislation</w:t>
            </w:r>
          </w:p>
        </w:tc>
      </w:tr>
      <w:tr w:rsidR="003542BE" w:rsidRPr="003542BE" w14:paraId="576BCB1E" w14:textId="77777777" w:rsidTr="003542BE">
        <w:trPr>
          <w:tblCellSpacing w:w="15" w:type="dxa"/>
        </w:trPr>
        <w:tc>
          <w:tcPr>
            <w:tcW w:w="2365" w:type="dxa"/>
            <w:vAlign w:val="center"/>
            <w:hideMark/>
          </w:tcPr>
          <w:p w14:paraId="2DA6FF45" w14:textId="77777777" w:rsidR="003542BE" w:rsidRPr="003542BE" w:rsidRDefault="003542BE" w:rsidP="003542BE">
            <w:r w:rsidRPr="003542BE">
              <w:t>Victoria</w:t>
            </w:r>
          </w:p>
        </w:tc>
        <w:tc>
          <w:tcPr>
            <w:tcW w:w="2222" w:type="dxa"/>
            <w:vAlign w:val="center"/>
            <w:hideMark/>
          </w:tcPr>
          <w:p w14:paraId="7A9BD600" w14:textId="77777777" w:rsidR="003542BE" w:rsidRPr="003542BE" w:rsidRDefault="003542BE" w:rsidP="003542BE">
            <w:r w:rsidRPr="003542BE">
              <w:t>Surveillance Devices Act 1999</w:t>
            </w:r>
          </w:p>
        </w:tc>
      </w:tr>
      <w:tr w:rsidR="003542BE" w:rsidRPr="003542BE" w14:paraId="3C45ECF7" w14:textId="77777777" w:rsidTr="003542BE">
        <w:trPr>
          <w:tblCellSpacing w:w="15" w:type="dxa"/>
        </w:trPr>
        <w:tc>
          <w:tcPr>
            <w:tcW w:w="2365" w:type="dxa"/>
            <w:vAlign w:val="center"/>
            <w:hideMark/>
          </w:tcPr>
          <w:p w14:paraId="5D5C248C" w14:textId="77777777" w:rsidR="003542BE" w:rsidRPr="003542BE" w:rsidRDefault="003542BE" w:rsidP="003542BE">
            <w:r w:rsidRPr="003542BE">
              <w:t>New South Wales</w:t>
            </w:r>
          </w:p>
        </w:tc>
        <w:tc>
          <w:tcPr>
            <w:tcW w:w="2222" w:type="dxa"/>
            <w:vAlign w:val="center"/>
            <w:hideMark/>
          </w:tcPr>
          <w:p w14:paraId="32F30938" w14:textId="77777777" w:rsidR="003542BE" w:rsidRPr="003542BE" w:rsidRDefault="003542BE" w:rsidP="003542BE">
            <w:r w:rsidRPr="003542BE">
              <w:t>Surveillance Devices Act 2007</w:t>
            </w:r>
          </w:p>
        </w:tc>
      </w:tr>
      <w:tr w:rsidR="003542BE" w:rsidRPr="003542BE" w14:paraId="34C9F4C3" w14:textId="77777777" w:rsidTr="003542BE">
        <w:trPr>
          <w:tblCellSpacing w:w="15" w:type="dxa"/>
        </w:trPr>
        <w:tc>
          <w:tcPr>
            <w:tcW w:w="2365" w:type="dxa"/>
            <w:vAlign w:val="center"/>
            <w:hideMark/>
          </w:tcPr>
          <w:p w14:paraId="61A09718" w14:textId="77777777" w:rsidR="003542BE" w:rsidRPr="003542BE" w:rsidRDefault="003542BE" w:rsidP="003542BE">
            <w:r w:rsidRPr="003542BE">
              <w:t>Queensland</w:t>
            </w:r>
          </w:p>
        </w:tc>
        <w:tc>
          <w:tcPr>
            <w:tcW w:w="2222" w:type="dxa"/>
            <w:vAlign w:val="center"/>
            <w:hideMark/>
          </w:tcPr>
          <w:p w14:paraId="68D16BFA" w14:textId="77777777" w:rsidR="003542BE" w:rsidRPr="003542BE" w:rsidRDefault="003542BE" w:rsidP="003542BE">
            <w:r w:rsidRPr="003542BE">
              <w:t>Invasion of Privacy Act 1971</w:t>
            </w:r>
          </w:p>
        </w:tc>
      </w:tr>
      <w:tr w:rsidR="003542BE" w:rsidRPr="003542BE" w14:paraId="697B89EB" w14:textId="77777777" w:rsidTr="003542BE">
        <w:trPr>
          <w:tblCellSpacing w:w="15" w:type="dxa"/>
        </w:trPr>
        <w:tc>
          <w:tcPr>
            <w:tcW w:w="2365" w:type="dxa"/>
            <w:vAlign w:val="center"/>
            <w:hideMark/>
          </w:tcPr>
          <w:p w14:paraId="42BFA9B7" w14:textId="77777777" w:rsidR="003542BE" w:rsidRPr="003542BE" w:rsidRDefault="003542BE" w:rsidP="003542BE">
            <w:r w:rsidRPr="003542BE">
              <w:t>South Australia</w:t>
            </w:r>
          </w:p>
        </w:tc>
        <w:tc>
          <w:tcPr>
            <w:tcW w:w="2222" w:type="dxa"/>
            <w:vAlign w:val="center"/>
            <w:hideMark/>
          </w:tcPr>
          <w:p w14:paraId="4DDEB941" w14:textId="77777777" w:rsidR="003542BE" w:rsidRPr="003542BE" w:rsidRDefault="003542BE" w:rsidP="003542BE">
            <w:r w:rsidRPr="003542BE">
              <w:t>Surveillance Devices Act 2016</w:t>
            </w:r>
          </w:p>
        </w:tc>
      </w:tr>
      <w:tr w:rsidR="003542BE" w:rsidRPr="003542BE" w14:paraId="7BBE502F" w14:textId="77777777" w:rsidTr="003542BE">
        <w:trPr>
          <w:tblCellSpacing w:w="15" w:type="dxa"/>
        </w:trPr>
        <w:tc>
          <w:tcPr>
            <w:tcW w:w="2365" w:type="dxa"/>
            <w:vAlign w:val="center"/>
            <w:hideMark/>
          </w:tcPr>
          <w:p w14:paraId="4366E9FE" w14:textId="77777777" w:rsidR="003542BE" w:rsidRPr="003542BE" w:rsidRDefault="003542BE" w:rsidP="003542BE">
            <w:r w:rsidRPr="003542BE">
              <w:t>Western Australia</w:t>
            </w:r>
          </w:p>
        </w:tc>
        <w:tc>
          <w:tcPr>
            <w:tcW w:w="2222" w:type="dxa"/>
            <w:vAlign w:val="center"/>
            <w:hideMark/>
          </w:tcPr>
          <w:p w14:paraId="5E2B8525" w14:textId="77777777" w:rsidR="003542BE" w:rsidRPr="003542BE" w:rsidRDefault="003542BE" w:rsidP="003542BE">
            <w:r w:rsidRPr="003542BE">
              <w:t>Surveillance Devices Act 1998</w:t>
            </w:r>
          </w:p>
        </w:tc>
      </w:tr>
      <w:tr w:rsidR="003542BE" w:rsidRPr="003542BE" w14:paraId="34EB276D" w14:textId="77777777" w:rsidTr="003542BE">
        <w:trPr>
          <w:tblCellSpacing w:w="15" w:type="dxa"/>
        </w:trPr>
        <w:tc>
          <w:tcPr>
            <w:tcW w:w="2365" w:type="dxa"/>
            <w:vAlign w:val="center"/>
            <w:hideMark/>
          </w:tcPr>
          <w:p w14:paraId="4F170433" w14:textId="77777777" w:rsidR="003542BE" w:rsidRPr="003542BE" w:rsidRDefault="003542BE" w:rsidP="003542BE">
            <w:r w:rsidRPr="003542BE">
              <w:t>Northern Territory</w:t>
            </w:r>
          </w:p>
        </w:tc>
        <w:tc>
          <w:tcPr>
            <w:tcW w:w="2222" w:type="dxa"/>
            <w:vAlign w:val="center"/>
            <w:hideMark/>
          </w:tcPr>
          <w:p w14:paraId="4108EC5F" w14:textId="77777777" w:rsidR="003542BE" w:rsidRPr="003542BE" w:rsidRDefault="003542BE" w:rsidP="003542BE">
            <w:r w:rsidRPr="003542BE">
              <w:t>Surveillance Devices Act 2007</w:t>
            </w:r>
          </w:p>
        </w:tc>
      </w:tr>
      <w:tr w:rsidR="003542BE" w:rsidRPr="003542BE" w14:paraId="26F90712" w14:textId="77777777" w:rsidTr="003542BE">
        <w:trPr>
          <w:tblCellSpacing w:w="15" w:type="dxa"/>
        </w:trPr>
        <w:tc>
          <w:tcPr>
            <w:tcW w:w="2365" w:type="dxa"/>
            <w:vAlign w:val="center"/>
            <w:hideMark/>
          </w:tcPr>
          <w:p w14:paraId="3C545737" w14:textId="77777777" w:rsidR="003542BE" w:rsidRPr="003542BE" w:rsidRDefault="003542BE" w:rsidP="003542BE">
            <w:r w:rsidRPr="003542BE">
              <w:t>Tasmania</w:t>
            </w:r>
          </w:p>
        </w:tc>
        <w:tc>
          <w:tcPr>
            <w:tcW w:w="2222" w:type="dxa"/>
            <w:vAlign w:val="center"/>
            <w:hideMark/>
          </w:tcPr>
          <w:p w14:paraId="0AA2B1ED" w14:textId="77777777" w:rsidR="003542BE" w:rsidRPr="003542BE" w:rsidRDefault="003542BE" w:rsidP="003542BE">
            <w:r w:rsidRPr="003542BE">
              <w:t>Listening Devices Act 1991</w:t>
            </w:r>
          </w:p>
        </w:tc>
      </w:tr>
    </w:tbl>
    <w:p w14:paraId="39028918" w14:textId="77777777" w:rsidR="003542BE" w:rsidRDefault="003542BE" w:rsidP="003542BE"/>
    <w:tbl>
      <w:tblPr>
        <w:tblW w:w="9084" w:type="dxa"/>
        <w:tblCellSpacing w:w="15" w:type="dxa"/>
        <w:tblCellMar>
          <w:top w:w="15" w:type="dxa"/>
          <w:left w:w="15" w:type="dxa"/>
          <w:bottom w:w="15" w:type="dxa"/>
          <w:right w:w="15" w:type="dxa"/>
        </w:tblCellMar>
        <w:tblLook w:val="04A0" w:firstRow="1" w:lastRow="0" w:firstColumn="1" w:lastColumn="0" w:noHBand="0" w:noVBand="1"/>
      </w:tblPr>
      <w:tblGrid>
        <w:gridCol w:w="9003"/>
        <w:gridCol w:w="81"/>
      </w:tblGrid>
      <w:tr w:rsidR="003542BE" w:rsidRPr="003542BE" w14:paraId="12B7E1A0" w14:textId="77777777" w:rsidTr="003542BE">
        <w:trPr>
          <w:trHeight w:val="2929"/>
          <w:tblCellSpacing w:w="15" w:type="dxa"/>
        </w:trPr>
        <w:tc>
          <w:tcPr>
            <w:tcW w:w="0" w:type="auto"/>
            <w:vAlign w:val="center"/>
          </w:tcPr>
          <w:p w14:paraId="3E6767AD" w14:textId="77777777" w:rsidR="003542BE" w:rsidRDefault="003542BE" w:rsidP="003542BE"/>
          <w:p w14:paraId="26A1B626" w14:textId="77777777" w:rsidR="003542BE" w:rsidRDefault="003542BE" w:rsidP="003542BE">
            <w:pPr>
              <w:pStyle w:val="Subtitle"/>
            </w:pPr>
          </w:p>
          <w:p w14:paraId="461488E2" w14:textId="6418CDF2" w:rsidR="003542BE" w:rsidRDefault="003542BE" w:rsidP="003542BE">
            <w:pPr>
              <w:pStyle w:val="Subtitle"/>
            </w:pPr>
            <w:r>
              <w:t>Open-Source Intelligence (OSINT)</w:t>
            </w:r>
          </w:p>
          <w:p w14:paraId="11784B1D" w14:textId="3D98EC1E" w:rsidR="003542BE" w:rsidRDefault="003542BE" w:rsidP="003542BE">
            <w:r>
              <w:t xml:space="preserve">Open-Source Intelligence (OSINT) refers to the practice of collection and utilisation of information from public sources to garner intelligence. Sources vary from social media, articles, news articles, records, websites and other publicly available sources. OSINT is utilised by entities and parties for journalism, investigations, assessment and so forth. </w:t>
            </w:r>
          </w:p>
          <w:p w14:paraId="5B15855B" w14:textId="1966DCC6" w:rsidR="003542BE" w:rsidRDefault="003542BE" w:rsidP="003542BE">
            <w:r>
              <w:t>In the context of this module:</w:t>
            </w:r>
          </w:p>
          <w:p w14:paraId="4C420A00" w14:textId="5E7F3665" w:rsidR="003542BE" w:rsidRDefault="003542BE" w:rsidP="003542BE">
            <w:pPr>
              <w:pStyle w:val="ListParagraph"/>
              <w:numPr>
                <w:ilvl w:val="0"/>
                <w:numId w:val="21"/>
              </w:numPr>
            </w:pPr>
            <w:r>
              <w:t>Overt Recording</w:t>
            </w:r>
            <w:r w:rsidR="00CC5AA7">
              <w:t xml:space="preserve"> practices</w:t>
            </w:r>
            <w:r>
              <w:t xml:space="preserve"> aligns with OSINT as</w:t>
            </w:r>
            <w:r w:rsidR="00CC5AA7">
              <w:t xml:space="preserve"> the information made public is released with the party’s consent. Therefore, entities wishing to conduct OSINT procedures can utilise these sources.</w:t>
            </w:r>
          </w:p>
          <w:p w14:paraId="437DBDDC" w14:textId="4040432E" w:rsidR="00CC5AA7" w:rsidRDefault="00CC5AA7" w:rsidP="003542BE">
            <w:pPr>
              <w:pStyle w:val="ListParagraph"/>
              <w:numPr>
                <w:ilvl w:val="0"/>
                <w:numId w:val="21"/>
              </w:numPr>
            </w:pPr>
            <w:r>
              <w:t>Covert Recording cannot be compatible with OSINT as unknowing recordings do not comply with OSINT’s procedures of utilising public sources to produce intelligence.</w:t>
            </w:r>
          </w:p>
          <w:p w14:paraId="73F96413" w14:textId="6C1A1E11" w:rsidR="003542BE" w:rsidRPr="003542BE" w:rsidRDefault="003542BE" w:rsidP="003542BE"/>
        </w:tc>
        <w:tc>
          <w:tcPr>
            <w:tcW w:w="0" w:type="auto"/>
            <w:vAlign w:val="center"/>
          </w:tcPr>
          <w:p w14:paraId="418126BC" w14:textId="77777777" w:rsidR="003542BE" w:rsidRPr="003542BE" w:rsidRDefault="003542BE" w:rsidP="003542BE"/>
        </w:tc>
      </w:tr>
    </w:tbl>
    <w:p w14:paraId="56318D46" w14:textId="6E0FE7D0" w:rsidR="00BF2F19" w:rsidRDefault="00BF2F19" w:rsidP="2AB24C9F">
      <w:pPr>
        <w:rPr>
          <w:del w:id="0" w:author="RAMON RICARDO BINUYA GARCIA" w:date="2026-01-20T03:06:00Z" w16du:dateUtc="2026-01-20T03:06:50Z"/>
        </w:rPr>
      </w:pPr>
    </w:p>
    <w:p w14:paraId="6190154D" w14:textId="77777777" w:rsidR="00BF2F19" w:rsidRPr="002A5625" w:rsidRDefault="00BF2F19" w:rsidP="003542BE"/>
    <w:p w14:paraId="398BCC82" w14:textId="69087874" w:rsidR="00BF2F19" w:rsidRDefault="00BF2F19" w:rsidP="00BF2F19">
      <w:pPr>
        <w:pStyle w:val="Subtitle"/>
      </w:pPr>
      <w:r>
        <w:t>Privacy and Consent in Recording</w:t>
      </w:r>
    </w:p>
    <w:p w14:paraId="76E9D945" w14:textId="6F8E1A17" w:rsidR="00DD055F" w:rsidRDefault="00027AF4" w:rsidP="003542BE">
      <w:r>
        <w:t xml:space="preserve">In Australia, the consent requirements differ per state for either audio, video </w:t>
      </w:r>
      <w:proofErr w:type="gramStart"/>
      <w:r>
        <w:t>and</w:t>
      </w:r>
      <w:proofErr w:type="gramEnd"/>
      <w:r>
        <w:t xml:space="preserve"> image recording. This module aims to educate you on the state of </w:t>
      </w:r>
      <w:r>
        <w:rPr>
          <w:b/>
          <w:bCs/>
        </w:rPr>
        <w:t xml:space="preserve">Victoria </w:t>
      </w:r>
      <w:r>
        <w:t>and its rules around recordings.</w:t>
      </w:r>
    </w:p>
    <w:p w14:paraId="419DDDE4" w14:textId="130100F7" w:rsidR="00027AF4" w:rsidRDefault="00027AF4" w:rsidP="003542BE">
      <w:r>
        <w:rPr>
          <w:b/>
          <w:bCs/>
          <w:u w:val="single"/>
        </w:rPr>
        <w:t>Audio</w:t>
      </w:r>
      <w:r>
        <w:t xml:space="preserve">: </w:t>
      </w:r>
    </w:p>
    <w:p w14:paraId="0635EBB9" w14:textId="60660334" w:rsidR="00BF2F19" w:rsidRDefault="00BF2F19" w:rsidP="003542BE">
      <w:r>
        <w:t>Consent laws differ from state to state:</w:t>
      </w:r>
    </w:p>
    <w:p w14:paraId="3F35E7C5" w14:textId="7359D722" w:rsidR="00BF2F19" w:rsidRDefault="00BF2F19" w:rsidP="00BF2F19">
      <w:pPr>
        <w:pStyle w:val="ListParagraph"/>
        <w:numPr>
          <w:ilvl w:val="0"/>
          <w:numId w:val="22"/>
        </w:numPr>
      </w:pPr>
      <w:r>
        <w:t>One party consent: In Queensland, Northen Territory and Victoria, recording of audio is permitted if you are in the event or situation and does not need all parties to consent before recording.</w:t>
      </w:r>
    </w:p>
    <w:p w14:paraId="6EA65F09" w14:textId="026B4FDB" w:rsidR="00BF2F19" w:rsidRDefault="00BF2F19" w:rsidP="00BF2F19">
      <w:pPr>
        <w:pStyle w:val="ListParagraph"/>
        <w:numPr>
          <w:ilvl w:val="0"/>
          <w:numId w:val="22"/>
        </w:numPr>
      </w:pPr>
      <w:r>
        <w:t xml:space="preserve">All parties’ </w:t>
      </w:r>
      <w:r w:rsidR="31293F39">
        <w:t>consent:</w:t>
      </w:r>
      <w:r>
        <w:t xml:space="preserve"> In New South Wales, South Australia, Western Australia and Tasmania, all entities must consent and know that they are being recorded prior to the recording taking place.</w:t>
      </w:r>
    </w:p>
    <w:p w14:paraId="7F6971F4" w14:textId="35C40CB1" w:rsidR="00BF2F19" w:rsidRDefault="00BF2F19" w:rsidP="00BF2F19">
      <w:pPr>
        <w:rPr>
          <w:b/>
          <w:bCs/>
          <w:u w:val="single"/>
        </w:rPr>
      </w:pPr>
      <w:r>
        <w:rPr>
          <w:b/>
          <w:bCs/>
          <w:u w:val="single"/>
        </w:rPr>
        <w:t>Video &amp; Image:</w:t>
      </w:r>
    </w:p>
    <w:p w14:paraId="1C33297E" w14:textId="75883B4A" w:rsidR="00BF2F19" w:rsidRDefault="00BF2F19" w:rsidP="00BF2F19">
      <w:pPr>
        <w:pStyle w:val="ListParagraph"/>
        <w:numPr>
          <w:ilvl w:val="0"/>
          <w:numId w:val="23"/>
        </w:numPr>
      </w:pPr>
      <w:r>
        <w:t xml:space="preserve">Public: recording is allowed without consent as long there is no expectation of privacy existing and that it does not breach intellectual property, copyright or commercial uses. </w:t>
      </w:r>
    </w:p>
    <w:p w14:paraId="6635D1F2" w14:textId="6B759D5E" w:rsidR="00BF2F19" w:rsidRDefault="00BF2F19" w:rsidP="00BF2F19">
      <w:pPr>
        <w:pStyle w:val="ListParagraph"/>
        <w:numPr>
          <w:ilvl w:val="0"/>
          <w:numId w:val="23"/>
        </w:numPr>
      </w:pPr>
      <w:r>
        <w:t>Private: recording without permission is generally illegal as entities have a reasonable expectation of privacy in their private spaces unless for legal or lawful purposes.</w:t>
      </w:r>
    </w:p>
    <w:p w14:paraId="3ADBCAA9" w14:textId="77777777" w:rsidR="002F4C5B" w:rsidRDefault="002F4C5B" w:rsidP="002F4C5B"/>
    <w:p w14:paraId="3040C4D9" w14:textId="77777777" w:rsidR="002F4C5B" w:rsidRDefault="002F4C5B" w:rsidP="002F4C5B"/>
    <w:p w14:paraId="21DF534D" w14:textId="117F3462" w:rsidR="002F4C5B" w:rsidRDefault="002F4C5B" w:rsidP="002F4C5B">
      <w:pPr>
        <w:pStyle w:val="Heading1"/>
      </w:pPr>
      <w:r>
        <w:lastRenderedPageBreak/>
        <w:t>Privacy in the Modern Age</w:t>
      </w:r>
    </w:p>
    <w:p w14:paraId="760CE68A" w14:textId="77777777" w:rsidR="002F4C5B" w:rsidRPr="002F4C5B" w:rsidRDefault="002F4C5B" w:rsidP="002F4C5B"/>
    <w:p w14:paraId="4E34CB83" w14:textId="41AAEA0B" w:rsidR="00BF2F19" w:rsidRDefault="000E107E" w:rsidP="000E107E">
      <w:pPr>
        <w:pStyle w:val="Subtitle"/>
      </w:pPr>
      <w:r>
        <w:t>Biometric Data</w:t>
      </w:r>
    </w:p>
    <w:p w14:paraId="6B5E337B" w14:textId="1983AD64" w:rsidR="000E107E" w:rsidRDefault="000E107E" w:rsidP="000E107E">
      <w:r>
        <w:t>Biometric Data in the Privacy Act 1988 (</w:t>
      </w:r>
      <w:proofErr w:type="spellStart"/>
      <w:r>
        <w:t>Cth</w:t>
      </w:r>
      <w:proofErr w:type="spellEnd"/>
      <w:r>
        <w:t>) is under sensitive information which is defined by:</w:t>
      </w:r>
      <w:r>
        <w:br/>
      </w:r>
    </w:p>
    <w:p w14:paraId="39F53EEB" w14:textId="5DF5E185" w:rsidR="000E107E" w:rsidRDefault="000E107E" w:rsidP="000E107E">
      <w:r>
        <w:t>“Sensitive information is personal information that includes information or an opinion about an individual’s: racial or ethnic origin, political opinions or associations, religious or philosophical beliefs, religious or philosophical beliefs, trade union membership or associations, sexual orientation or practices, criminal record, health or genetic information, aspects of biometric information.”</w:t>
      </w:r>
    </w:p>
    <w:p w14:paraId="6FE929D9" w14:textId="36F0C21A" w:rsidR="000E107E" w:rsidRDefault="000E107E" w:rsidP="000E107E">
      <w:r>
        <w:t>The Australian Privacy Principle highlights the importance of collecting sensitive information to be only necessary to fulfill and entity’s function or activities, and that the individual pertaining to that information must consent.</w:t>
      </w:r>
    </w:p>
    <w:p w14:paraId="0E16E831" w14:textId="77777777" w:rsidR="000E107E" w:rsidRDefault="000E107E" w:rsidP="000E107E"/>
    <w:p w14:paraId="7F4DB98B" w14:textId="064E2D66" w:rsidR="000E107E" w:rsidRDefault="000E107E" w:rsidP="000E107E">
      <w:pPr>
        <w:pStyle w:val="Subtitle"/>
      </w:pPr>
      <w:r>
        <w:t>Voice</w:t>
      </w:r>
    </w:p>
    <w:p w14:paraId="6C01A562" w14:textId="77777777" w:rsidR="000E107E" w:rsidRDefault="000E107E" w:rsidP="000E107E">
      <w:r>
        <w:t>One party consent: In Queensland, Northen Territory and Victoria, recording of audio is permitted if you are in the event or situation and does not need all parties to consent before recording.</w:t>
      </w:r>
    </w:p>
    <w:p w14:paraId="163292A5" w14:textId="1D601A47" w:rsidR="000E107E" w:rsidRDefault="000E107E" w:rsidP="000E107E">
      <w:r>
        <w:t>All parties’ consent:</w:t>
      </w:r>
      <w:r w:rsidR="00156995">
        <w:t xml:space="preserve"> </w:t>
      </w:r>
      <w:r>
        <w:t>In New South Wales, South Australia, Western Australia and Tasmania, all entities must consent and know that they are being recorded prior to the recording taking place.</w:t>
      </w:r>
    </w:p>
    <w:p w14:paraId="57D3B7AE" w14:textId="77777777" w:rsidR="00156995" w:rsidRDefault="00156995" w:rsidP="000E107E"/>
    <w:p w14:paraId="0C3506B5" w14:textId="77777777" w:rsidR="00156995" w:rsidRDefault="00156995" w:rsidP="000E107E"/>
    <w:p w14:paraId="1875F485" w14:textId="27987B03" w:rsidR="00156995" w:rsidRDefault="00156995" w:rsidP="00156995">
      <w:pPr>
        <w:pStyle w:val="Subtitle"/>
      </w:pPr>
      <w:r>
        <w:t>Gait</w:t>
      </w:r>
    </w:p>
    <w:p w14:paraId="555625B6" w14:textId="4DE387B7" w:rsidR="00156995" w:rsidRDefault="00156995" w:rsidP="00156995">
      <w:r>
        <w:t xml:space="preserve">Gait is the concept of every person’s unique way of walking or running. Factors that may influence gait are attributes such as physique, stride distance and width, movement, even angles that are produced by joints at the hip or knees and ankles. </w:t>
      </w:r>
    </w:p>
    <w:p w14:paraId="4F3D7F26" w14:textId="434F115E" w:rsidR="00156995" w:rsidRPr="00156995" w:rsidRDefault="00156995" w:rsidP="00156995">
      <w:r>
        <w:t>The Privacy Act 1988 (</w:t>
      </w:r>
      <w:proofErr w:type="spellStart"/>
      <w:r>
        <w:t>Cth</w:t>
      </w:r>
      <w:proofErr w:type="spellEnd"/>
      <w:r>
        <w:t>) classifies Gait as biometric data, therefore must be collected and protected under the sensitive information definition.</w:t>
      </w:r>
    </w:p>
    <w:p w14:paraId="33320DE3" w14:textId="101811BC" w:rsidR="2AB24C9F" w:rsidRDefault="2AB24C9F"/>
    <w:p w14:paraId="4A74ABF9" w14:textId="2D4D8775" w:rsidR="2AB24C9F" w:rsidRDefault="2AB24C9F"/>
    <w:p w14:paraId="42A5E799" w14:textId="6DB65685" w:rsidR="2AB24C9F" w:rsidRDefault="2AB24C9F"/>
    <w:p w14:paraId="603DAF1E" w14:textId="2B25DA42" w:rsidR="2AB24C9F" w:rsidRDefault="2AB24C9F"/>
    <w:p w14:paraId="5FBC8B1A" w14:textId="16000BAD" w:rsidR="1A57D818" w:rsidRDefault="1A57D818" w:rsidP="2AB24C9F">
      <w:pPr>
        <w:pStyle w:val="Heading1"/>
      </w:pPr>
      <w:r>
        <w:lastRenderedPageBreak/>
        <w:t>Quiz</w:t>
      </w:r>
    </w:p>
    <w:p w14:paraId="65AD6242" w14:textId="3C30B947" w:rsidR="203F7AB0" w:rsidRDefault="203F7AB0" w:rsidP="2AB24C9F">
      <w:pPr>
        <w:pStyle w:val="Heading3"/>
        <w:spacing w:before="0" w:after="281"/>
      </w:pPr>
      <w:r w:rsidRPr="2AB24C9F">
        <w:rPr>
          <w:rFonts w:ascii="Aptos" w:eastAsia="Aptos" w:hAnsi="Aptos" w:cs="Aptos"/>
          <w:b/>
          <w:bCs/>
          <w:sz w:val="22"/>
          <w:szCs w:val="22"/>
        </w:rPr>
        <w:t>Question 1</w:t>
      </w:r>
    </w:p>
    <w:p w14:paraId="05CE09E4" w14:textId="2AFDA6D2" w:rsidR="203F7AB0" w:rsidRDefault="203F7AB0" w:rsidP="2AB24C9F">
      <w:pPr>
        <w:spacing w:before="240" w:after="240"/>
      </w:pPr>
      <w:r w:rsidRPr="2AB24C9F">
        <w:rPr>
          <w:rFonts w:ascii="Aptos" w:eastAsia="Aptos" w:hAnsi="Aptos" w:cs="Aptos"/>
        </w:rPr>
        <w:t xml:space="preserve">What is the primary purpose of the </w:t>
      </w:r>
      <w:r w:rsidRPr="2AB24C9F">
        <w:rPr>
          <w:rFonts w:ascii="Aptos" w:eastAsia="Aptos" w:hAnsi="Aptos" w:cs="Aptos"/>
          <w:b/>
          <w:bCs/>
        </w:rPr>
        <w:t>Privacy Act 1988 (</w:t>
      </w:r>
      <w:proofErr w:type="spellStart"/>
      <w:r w:rsidRPr="2AB24C9F">
        <w:rPr>
          <w:rFonts w:ascii="Aptos" w:eastAsia="Aptos" w:hAnsi="Aptos" w:cs="Aptos"/>
          <w:b/>
          <w:bCs/>
        </w:rPr>
        <w:t>Cth</w:t>
      </w:r>
      <w:proofErr w:type="spellEnd"/>
      <w:r w:rsidRPr="2AB24C9F">
        <w:rPr>
          <w:rFonts w:ascii="Aptos" w:eastAsia="Aptos" w:hAnsi="Aptos" w:cs="Aptos"/>
          <w:b/>
          <w:bCs/>
        </w:rPr>
        <w:t>)</w:t>
      </w:r>
      <w:r w:rsidRPr="2AB24C9F">
        <w:rPr>
          <w:rFonts w:ascii="Aptos" w:eastAsia="Aptos" w:hAnsi="Aptos" w:cs="Aptos"/>
        </w:rPr>
        <w:t>?</w:t>
      </w:r>
    </w:p>
    <w:p w14:paraId="0BE538D8" w14:textId="47EBFACE" w:rsidR="203F7AB0" w:rsidRDefault="203F7AB0" w:rsidP="2AB24C9F">
      <w:pPr>
        <w:spacing w:before="240" w:after="240"/>
      </w:pPr>
      <w:r w:rsidRPr="2AB24C9F">
        <w:rPr>
          <w:rFonts w:ascii="Aptos" w:eastAsia="Aptos" w:hAnsi="Aptos" w:cs="Aptos"/>
        </w:rPr>
        <w:t>A. To regulate surveillance devices used by private investigators</w:t>
      </w:r>
      <w:r>
        <w:br/>
      </w:r>
      <w:r w:rsidRPr="2AB24C9F">
        <w:rPr>
          <w:rFonts w:ascii="Aptos" w:eastAsia="Aptos" w:hAnsi="Aptos" w:cs="Aptos"/>
        </w:rPr>
        <w:t xml:space="preserve"> B. To protect sensitive and personal information handled by government agencies and certain organisations</w:t>
      </w:r>
      <w:r>
        <w:br/>
      </w:r>
      <w:r w:rsidRPr="2AB24C9F">
        <w:rPr>
          <w:rFonts w:ascii="Aptos" w:eastAsia="Aptos" w:hAnsi="Aptos" w:cs="Aptos"/>
        </w:rPr>
        <w:t xml:space="preserve"> C. To define consent laws for audio and video recording in every Australian state</w:t>
      </w:r>
      <w:r>
        <w:br/>
      </w:r>
      <w:r w:rsidRPr="2AB24C9F">
        <w:rPr>
          <w:rFonts w:ascii="Aptos" w:eastAsia="Aptos" w:hAnsi="Aptos" w:cs="Aptos"/>
        </w:rPr>
        <w:t xml:space="preserve"> D. To govern intelligence agencies only</w:t>
      </w:r>
    </w:p>
    <w:p w14:paraId="474A260E" w14:textId="6439F906" w:rsidR="2AB24C9F" w:rsidRDefault="2AB24C9F" w:rsidP="2AB24C9F"/>
    <w:p w14:paraId="4D48BFF0" w14:textId="6AF36753" w:rsidR="2AB24C9F" w:rsidRDefault="2AB24C9F"/>
    <w:p w14:paraId="63312FFC" w14:textId="22986178" w:rsidR="203F7AB0" w:rsidRDefault="203F7AB0" w:rsidP="2AB24C9F">
      <w:pPr>
        <w:pStyle w:val="Heading3"/>
        <w:spacing w:before="281" w:after="281"/>
      </w:pPr>
      <w:r w:rsidRPr="2AB24C9F">
        <w:rPr>
          <w:rFonts w:ascii="Aptos" w:eastAsia="Aptos" w:hAnsi="Aptos" w:cs="Aptos"/>
          <w:b/>
          <w:bCs/>
          <w:sz w:val="22"/>
          <w:szCs w:val="22"/>
        </w:rPr>
        <w:t>Question 2</w:t>
      </w:r>
    </w:p>
    <w:p w14:paraId="0CCDA8AF" w14:textId="777F481D" w:rsidR="203F7AB0" w:rsidRDefault="203F7AB0" w:rsidP="2AB24C9F">
      <w:pPr>
        <w:spacing w:before="240" w:after="240"/>
      </w:pPr>
      <w:r w:rsidRPr="2AB24C9F">
        <w:rPr>
          <w:rFonts w:ascii="Aptos" w:eastAsia="Aptos" w:hAnsi="Aptos" w:cs="Aptos"/>
        </w:rPr>
        <w:t xml:space="preserve">Which of the following best describes </w:t>
      </w:r>
      <w:r w:rsidRPr="2AB24C9F">
        <w:rPr>
          <w:rFonts w:ascii="Aptos" w:eastAsia="Aptos" w:hAnsi="Aptos" w:cs="Aptos"/>
          <w:b/>
          <w:bCs/>
        </w:rPr>
        <w:t>Overt Recording</w:t>
      </w:r>
      <w:r w:rsidRPr="2AB24C9F">
        <w:rPr>
          <w:rFonts w:ascii="Aptos" w:eastAsia="Aptos" w:hAnsi="Aptos" w:cs="Aptos"/>
        </w:rPr>
        <w:t>?</w:t>
      </w:r>
    </w:p>
    <w:p w14:paraId="5091EE5B" w14:textId="7D3DBD66" w:rsidR="203F7AB0" w:rsidRDefault="203F7AB0" w:rsidP="2AB24C9F">
      <w:pPr>
        <w:spacing w:before="240" w:after="240"/>
      </w:pPr>
      <w:r w:rsidRPr="2AB24C9F">
        <w:rPr>
          <w:rFonts w:ascii="Aptos" w:eastAsia="Aptos" w:hAnsi="Aptos" w:cs="Aptos"/>
        </w:rPr>
        <w:t>A. Recording conducted without informing any parties involved</w:t>
      </w:r>
      <w:r>
        <w:br/>
      </w:r>
      <w:r w:rsidRPr="2AB24C9F">
        <w:rPr>
          <w:rFonts w:ascii="Aptos" w:eastAsia="Aptos" w:hAnsi="Aptos" w:cs="Aptos"/>
        </w:rPr>
        <w:t xml:space="preserve"> B. Recording that is legal only in public places</w:t>
      </w:r>
      <w:r>
        <w:br/>
      </w:r>
      <w:r w:rsidRPr="2AB24C9F">
        <w:rPr>
          <w:rFonts w:ascii="Aptos" w:eastAsia="Aptos" w:hAnsi="Aptos" w:cs="Aptos"/>
        </w:rPr>
        <w:t xml:space="preserve"> C. Recording where all parties are aware and have consented</w:t>
      </w:r>
      <w:r>
        <w:br/>
      </w:r>
      <w:r w:rsidRPr="2AB24C9F">
        <w:rPr>
          <w:rFonts w:ascii="Aptos" w:eastAsia="Aptos" w:hAnsi="Aptos" w:cs="Aptos"/>
        </w:rPr>
        <w:t xml:space="preserve"> D. Recording used exclusively for OSINT purposes</w:t>
      </w:r>
    </w:p>
    <w:p w14:paraId="3F325ED9" w14:textId="6BD15855" w:rsidR="2AB24C9F" w:rsidRDefault="2AB24C9F" w:rsidP="2AB24C9F"/>
    <w:p w14:paraId="6CD93AF2" w14:textId="7BB06CFD" w:rsidR="203F7AB0" w:rsidRDefault="203F7AB0" w:rsidP="2AB24C9F">
      <w:pPr>
        <w:pStyle w:val="Heading3"/>
        <w:spacing w:before="0" w:after="281"/>
      </w:pPr>
      <w:r w:rsidRPr="2AB24C9F">
        <w:rPr>
          <w:rFonts w:ascii="Aptos" w:eastAsia="Aptos" w:hAnsi="Aptos" w:cs="Aptos"/>
          <w:b/>
          <w:bCs/>
          <w:sz w:val="22"/>
          <w:szCs w:val="22"/>
        </w:rPr>
        <w:t>Question 3</w:t>
      </w:r>
    </w:p>
    <w:p w14:paraId="5A98C8ED" w14:textId="5F4E827D" w:rsidR="203F7AB0" w:rsidRDefault="203F7AB0" w:rsidP="2AB24C9F">
      <w:pPr>
        <w:spacing w:before="240" w:after="240"/>
      </w:pPr>
      <w:r w:rsidRPr="2AB24C9F">
        <w:rPr>
          <w:rFonts w:ascii="Aptos" w:eastAsia="Aptos" w:hAnsi="Aptos" w:cs="Aptos"/>
        </w:rPr>
        <w:t xml:space="preserve">Under Victorian law, which statement about </w:t>
      </w:r>
      <w:r w:rsidRPr="2AB24C9F">
        <w:rPr>
          <w:rFonts w:ascii="Aptos" w:eastAsia="Aptos" w:hAnsi="Aptos" w:cs="Aptos"/>
          <w:b/>
          <w:bCs/>
        </w:rPr>
        <w:t>covert recording</w:t>
      </w:r>
      <w:r w:rsidRPr="2AB24C9F">
        <w:rPr>
          <w:rFonts w:ascii="Aptos" w:eastAsia="Aptos" w:hAnsi="Aptos" w:cs="Aptos"/>
        </w:rPr>
        <w:t xml:space="preserve"> is correct?</w:t>
      </w:r>
    </w:p>
    <w:p w14:paraId="638A1A4E" w14:textId="6DDADA59" w:rsidR="203F7AB0" w:rsidRDefault="203F7AB0" w:rsidP="2AB24C9F">
      <w:pPr>
        <w:spacing w:before="240" w:after="240"/>
      </w:pPr>
      <w:r w:rsidRPr="2AB24C9F">
        <w:rPr>
          <w:rFonts w:ascii="Aptos" w:eastAsia="Aptos" w:hAnsi="Aptos" w:cs="Aptos"/>
        </w:rPr>
        <w:t>A. It is illegal in all circumstances</w:t>
      </w:r>
      <w:r>
        <w:br/>
      </w:r>
      <w:r w:rsidRPr="2AB24C9F">
        <w:rPr>
          <w:rFonts w:ascii="Aptos" w:eastAsia="Aptos" w:hAnsi="Aptos" w:cs="Aptos"/>
        </w:rPr>
        <w:t xml:space="preserve"> B. It is legal and always ethical</w:t>
      </w:r>
      <w:r>
        <w:br/>
      </w:r>
      <w:r w:rsidRPr="2AB24C9F">
        <w:rPr>
          <w:rFonts w:ascii="Aptos" w:eastAsia="Aptos" w:hAnsi="Aptos" w:cs="Aptos"/>
        </w:rPr>
        <w:t xml:space="preserve"> C. It is legal, but may raise ethical concerns</w:t>
      </w:r>
      <w:r>
        <w:br/>
      </w:r>
      <w:r w:rsidRPr="2AB24C9F">
        <w:rPr>
          <w:rFonts w:ascii="Aptos" w:eastAsia="Aptos" w:hAnsi="Aptos" w:cs="Aptos"/>
        </w:rPr>
        <w:t xml:space="preserve"> D. It is only allowed for government agencies</w:t>
      </w:r>
    </w:p>
    <w:p w14:paraId="64FABB6A" w14:textId="1977B425" w:rsidR="2AB24C9F" w:rsidRDefault="2AB24C9F" w:rsidP="2AB24C9F"/>
    <w:p w14:paraId="38F691CA" w14:textId="1F982407" w:rsidR="2AB24C9F" w:rsidRDefault="2AB24C9F"/>
    <w:p w14:paraId="234591E3" w14:textId="4D866AF5" w:rsidR="203F7AB0" w:rsidRDefault="203F7AB0" w:rsidP="2AB24C9F">
      <w:pPr>
        <w:pStyle w:val="Heading3"/>
        <w:spacing w:before="281" w:after="281"/>
      </w:pPr>
      <w:r w:rsidRPr="2AB24C9F">
        <w:rPr>
          <w:rFonts w:ascii="Aptos" w:eastAsia="Aptos" w:hAnsi="Aptos" w:cs="Aptos"/>
          <w:b/>
          <w:bCs/>
          <w:sz w:val="22"/>
          <w:szCs w:val="22"/>
        </w:rPr>
        <w:t>Question 4</w:t>
      </w:r>
    </w:p>
    <w:p w14:paraId="3B27830A" w14:textId="2DE5D348" w:rsidR="203F7AB0" w:rsidRDefault="203F7AB0" w:rsidP="2AB24C9F">
      <w:pPr>
        <w:spacing w:before="240" w:after="240"/>
      </w:pPr>
      <w:r w:rsidRPr="2AB24C9F">
        <w:rPr>
          <w:rFonts w:ascii="Aptos" w:eastAsia="Aptos" w:hAnsi="Aptos" w:cs="Aptos"/>
        </w:rPr>
        <w:t xml:space="preserve">Which type of information is classified as </w:t>
      </w:r>
      <w:r w:rsidRPr="2AB24C9F">
        <w:rPr>
          <w:rFonts w:ascii="Aptos" w:eastAsia="Aptos" w:hAnsi="Aptos" w:cs="Aptos"/>
          <w:b/>
          <w:bCs/>
        </w:rPr>
        <w:t>biometric data</w:t>
      </w:r>
      <w:r w:rsidRPr="2AB24C9F">
        <w:rPr>
          <w:rFonts w:ascii="Aptos" w:eastAsia="Aptos" w:hAnsi="Aptos" w:cs="Aptos"/>
        </w:rPr>
        <w:t xml:space="preserve"> and considered </w:t>
      </w:r>
      <w:r w:rsidRPr="2AB24C9F">
        <w:rPr>
          <w:rFonts w:ascii="Aptos" w:eastAsia="Aptos" w:hAnsi="Aptos" w:cs="Aptos"/>
          <w:b/>
          <w:bCs/>
        </w:rPr>
        <w:t>sensitive information</w:t>
      </w:r>
      <w:r w:rsidRPr="2AB24C9F">
        <w:rPr>
          <w:rFonts w:ascii="Aptos" w:eastAsia="Aptos" w:hAnsi="Aptos" w:cs="Aptos"/>
        </w:rPr>
        <w:t xml:space="preserve"> under the Privacy Act 1988 (</w:t>
      </w:r>
      <w:proofErr w:type="spellStart"/>
      <w:r w:rsidRPr="2AB24C9F">
        <w:rPr>
          <w:rFonts w:ascii="Aptos" w:eastAsia="Aptos" w:hAnsi="Aptos" w:cs="Aptos"/>
        </w:rPr>
        <w:t>Cth</w:t>
      </w:r>
      <w:proofErr w:type="spellEnd"/>
      <w:r w:rsidRPr="2AB24C9F">
        <w:rPr>
          <w:rFonts w:ascii="Aptos" w:eastAsia="Aptos" w:hAnsi="Aptos" w:cs="Aptos"/>
        </w:rPr>
        <w:t>)?</w:t>
      </w:r>
    </w:p>
    <w:p w14:paraId="67A21857" w14:textId="5A868D0E" w:rsidR="203F7AB0" w:rsidRDefault="203F7AB0" w:rsidP="2AB24C9F">
      <w:pPr>
        <w:spacing w:before="240" w:after="240"/>
      </w:pPr>
      <w:r w:rsidRPr="2AB24C9F">
        <w:rPr>
          <w:rFonts w:ascii="Aptos" w:eastAsia="Aptos" w:hAnsi="Aptos" w:cs="Aptos"/>
        </w:rPr>
        <w:t>A. Email address</w:t>
      </w:r>
      <w:r>
        <w:br/>
      </w:r>
      <w:r w:rsidRPr="2AB24C9F">
        <w:rPr>
          <w:rFonts w:ascii="Aptos" w:eastAsia="Aptos" w:hAnsi="Aptos" w:cs="Aptos"/>
        </w:rPr>
        <w:t xml:space="preserve"> B. Employment history</w:t>
      </w:r>
      <w:r>
        <w:br/>
      </w:r>
      <w:r w:rsidRPr="2AB24C9F">
        <w:rPr>
          <w:rFonts w:ascii="Aptos" w:eastAsia="Aptos" w:hAnsi="Aptos" w:cs="Aptos"/>
        </w:rPr>
        <w:t xml:space="preserve"> C. Gait (the way a person walks)</w:t>
      </w:r>
      <w:r>
        <w:br/>
      </w:r>
      <w:r w:rsidRPr="2AB24C9F">
        <w:rPr>
          <w:rFonts w:ascii="Aptos" w:eastAsia="Aptos" w:hAnsi="Aptos" w:cs="Aptos"/>
        </w:rPr>
        <w:t xml:space="preserve"> D. Home address</w:t>
      </w:r>
    </w:p>
    <w:p w14:paraId="6D665384" w14:textId="63BECA9D" w:rsidR="2AB24C9F" w:rsidRDefault="2AB24C9F" w:rsidP="2AB24C9F"/>
    <w:p w14:paraId="0B8A5F84" w14:textId="499CBB60" w:rsidR="2AB24C9F" w:rsidRDefault="2AB24C9F" w:rsidP="2AB24C9F"/>
    <w:p w14:paraId="1FA37BB6" w14:textId="6B580789" w:rsidR="203F7AB0" w:rsidRDefault="203F7AB0" w:rsidP="2AB24C9F">
      <w:pPr>
        <w:pStyle w:val="Heading3"/>
        <w:spacing w:before="0" w:after="281"/>
      </w:pPr>
      <w:r w:rsidRPr="2AB24C9F">
        <w:rPr>
          <w:rFonts w:ascii="Aptos" w:eastAsia="Aptos" w:hAnsi="Aptos" w:cs="Aptos"/>
          <w:b/>
          <w:bCs/>
          <w:sz w:val="22"/>
          <w:szCs w:val="22"/>
        </w:rPr>
        <w:t>Question 5</w:t>
      </w:r>
    </w:p>
    <w:p w14:paraId="1316C390" w14:textId="56DFA9D5" w:rsidR="203F7AB0" w:rsidRDefault="203F7AB0" w:rsidP="2AB24C9F">
      <w:pPr>
        <w:spacing w:before="240" w:after="240"/>
      </w:pPr>
      <w:r w:rsidRPr="2AB24C9F">
        <w:rPr>
          <w:rFonts w:ascii="Aptos" w:eastAsia="Aptos" w:hAnsi="Aptos" w:cs="Aptos"/>
        </w:rPr>
        <w:t xml:space="preserve">Which Australian states and territories operate under a </w:t>
      </w:r>
      <w:r w:rsidRPr="2AB24C9F">
        <w:rPr>
          <w:rFonts w:ascii="Aptos" w:eastAsia="Aptos" w:hAnsi="Aptos" w:cs="Aptos"/>
          <w:b/>
          <w:bCs/>
        </w:rPr>
        <w:t>one-party consent</w:t>
      </w:r>
      <w:r w:rsidRPr="2AB24C9F">
        <w:rPr>
          <w:rFonts w:ascii="Aptos" w:eastAsia="Aptos" w:hAnsi="Aptos" w:cs="Aptos"/>
        </w:rPr>
        <w:t xml:space="preserve"> model for audio recording?</w:t>
      </w:r>
    </w:p>
    <w:p w14:paraId="01CF1103" w14:textId="24BCC648" w:rsidR="203F7AB0" w:rsidRDefault="203F7AB0" w:rsidP="2AB24C9F">
      <w:pPr>
        <w:spacing w:before="240" w:after="240"/>
      </w:pPr>
      <w:r w:rsidRPr="2AB24C9F">
        <w:rPr>
          <w:rFonts w:ascii="Aptos" w:eastAsia="Aptos" w:hAnsi="Aptos" w:cs="Aptos"/>
        </w:rPr>
        <w:t>A. New South Wales, South Australia, Tasmania</w:t>
      </w:r>
      <w:r>
        <w:br/>
      </w:r>
      <w:r w:rsidRPr="2AB24C9F">
        <w:rPr>
          <w:rFonts w:ascii="Aptos" w:eastAsia="Aptos" w:hAnsi="Aptos" w:cs="Aptos"/>
        </w:rPr>
        <w:t xml:space="preserve"> B. Queensland, Northern Territory, Victoria</w:t>
      </w:r>
      <w:r>
        <w:br/>
      </w:r>
      <w:r w:rsidRPr="2AB24C9F">
        <w:rPr>
          <w:rFonts w:ascii="Aptos" w:eastAsia="Aptos" w:hAnsi="Aptos" w:cs="Aptos"/>
        </w:rPr>
        <w:t xml:space="preserve"> C. Western Australia, Victoria, Tasmania</w:t>
      </w:r>
      <w:r>
        <w:br/>
      </w:r>
      <w:r w:rsidRPr="2AB24C9F">
        <w:rPr>
          <w:rFonts w:ascii="Aptos" w:eastAsia="Aptos" w:hAnsi="Aptos" w:cs="Aptos"/>
        </w:rPr>
        <w:t xml:space="preserve"> D. All Australian states</w:t>
      </w:r>
    </w:p>
    <w:p w14:paraId="17823B1C" w14:textId="595AB6F8" w:rsidR="2AB24C9F" w:rsidRDefault="2AB24C9F" w:rsidP="2AB24C9F">
      <w:pPr>
        <w:spacing w:before="240" w:after="240"/>
        <w:rPr>
          <w:rFonts w:ascii="Aptos" w:eastAsia="Aptos" w:hAnsi="Aptos" w:cs="Aptos"/>
        </w:rPr>
      </w:pPr>
    </w:p>
    <w:p w14:paraId="16C504BE" w14:textId="4CB0BCE0" w:rsidR="2AB24C9F" w:rsidRDefault="2AB24C9F" w:rsidP="2AB24C9F">
      <w:pPr>
        <w:spacing w:before="240" w:after="240"/>
        <w:rPr>
          <w:rFonts w:ascii="Aptos" w:eastAsia="Aptos" w:hAnsi="Aptos" w:cs="Aptos"/>
        </w:rPr>
      </w:pPr>
    </w:p>
    <w:p w14:paraId="23B5CA6B" w14:textId="21D63F84" w:rsidR="203F7AB0" w:rsidRDefault="203F7AB0" w:rsidP="2AB24C9F">
      <w:pPr>
        <w:pStyle w:val="Heading1"/>
      </w:pPr>
      <w:r w:rsidRPr="2AB24C9F">
        <w:t>Case Study</w:t>
      </w:r>
    </w:p>
    <w:p w14:paraId="7D127C06" w14:textId="5341B8B0" w:rsidR="2AB24C9F" w:rsidRDefault="2AB24C9F" w:rsidP="2AB24C9F"/>
    <w:p w14:paraId="4BF25A9E" w14:textId="547A17F4" w:rsidR="283C17A3" w:rsidRDefault="283C17A3" w:rsidP="2AB24C9F">
      <w:pPr>
        <w:pStyle w:val="Subtitle"/>
      </w:pPr>
      <w:r w:rsidRPr="2AB24C9F">
        <w:t>Workplace Biometrics: Protecting employee privacy one fingerprint at a time</w:t>
      </w:r>
    </w:p>
    <w:p w14:paraId="0AC5FBAB" w14:textId="44679448" w:rsidR="5EDD72CE" w:rsidRDefault="5EDD72CE" w:rsidP="2AB24C9F">
      <w:pPr>
        <w:spacing w:after="240"/>
      </w:pPr>
      <w:r w:rsidRPr="2AB24C9F">
        <w:rPr>
          <w:rFonts w:ascii="Aptos" w:eastAsia="Aptos" w:hAnsi="Aptos" w:cs="Aptos"/>
        </w:rPr>
        <w:t xml:space="preserve">Source: Peer-reviewed journal article </w:t>
      </w:r>
    </w:p>
    <w:p w14:paraId="7747A408" w14:textId="419AE745" w:rsidR="5EDD72CE" w:rsidRDefault="5EDD72CE" w:rsidP="2AB24C9F">
      <w:pPr>
        <w:spacing w:after="240"/>
      </w:pPr>
      <w:r w:rsidRPr="2AB24C9F">
        <w:rPr>
          <w:rFonts w:ascii="Aptos" w:eastAsia="Aptos" w:hAnsi="Aptos" w:cs="Aptos"/>
        </w:rPr>
        <w:t xml:space="preserve">Title: "Workplace biometrics: Protecting employee privacy one fingerprint at a time" </w:t>
      </w:r>
    </w:p>
    <w:p w14:paraId="3116E455" w14:textId="0486B60C" w:rsidR="5EDD72CE" w:rsidRDefault="5EDD72CE" w:rsidP="2AB24C9F">
      <w:pPr>
        <w:spacing w:after="240"/>
      </w:pPr>
      <w:r w:rsidRPr="2AB24C9F">
        <w:rPr>
          <w:rFonts w:ascii="Aptos" w:eastAsia="Aptos" w:hAnsi="Aptos" w:cs="Aptos"/>
        </w:rPr>
        <w:t xml:space="preserve">Authors: Peter Holland and Tse Leng Tham </w:t>
      </w:r>
    </w:p>
    <w:p w14:paraId="2E232867" w14:textId="0553F6B3" w:rsidR="5EDD72CE" w:rsidRDefault="5EDD72CE" w:rsidP="2AB24C9F">
      <w:pPr>
        <w:spacing w:after="240"/>
      </w:pPr>
      <w:r w:rsidRPr="2AB24C9F">
        <w:rPr>
          <w:rFonts w:ascii="Aptos" w:eastAsia="Aptos" w:hAnsi="Aptos" w:cs="Aptos"/>
        </w:rPr>
        <w:t>Journal: Economic and Industrial Democracy (Sage Journals), Volume 43, Issue 2 (2022)</w:t>
      </w:r>
    </w:p>
    <w:p w14:paraId="2318E22C" w14:textId="3E65167A" w:rsidR="2AB24C9F" w:rsidRDefault="2AB24C9F" w:rsidP="2AB24C9F"/>
    <w:p w14:paraId="7B037A6C" w14:textId="09E2C76A" w:rsidR="283C17A3" w:rsidRDefault="283C17A3" w:rsidP="2AB24C9F">
      <w:r w:rsidRPr="2AB24C9F">
        <w:t>This example presents an Australian case study of when a major employer had utilised biometric fingerprint scanning for workforce management, to check time and attendance</w:t>
      </w:r>
      <w:r w:rsidR="53E009CB" w:rsidRPr="2AB24C9F">
        <w:t xml:space="preserve"> so that it would replace traditional timesheet systems of clocking in.</w:t>
      </w:r>
    </w:p>
    <w:p w14:paraId="7CDECE27" w14:textId="7FDF1F54" w:rsidR="2AB24C9F" w:rsidRDefault="2AB24C9F" w:rsidP="2AB24C9F"/>
    <w:p w14:paraId="602038FA" w14:textId="3A5029C5" w:rsidR="53E009CB" w:rsidRDefault="53E009CB" w:rsidP="2AB24C9F">
      <w:pPr>
        <w:rPr>
          <w:b/>
          <w:bCs/>
        </w:rPr>
      </w:pPr>
      <w:r w:rsidRPr="2AB24C9F">
        <w:rPr>
          <w:b/>
          <w:bCs/>
        </w:rPr>
        <w:t xml:space="preserve">The implementation of this biometric scanner </w:t>
      </w:r>
      <w:r w:rsidR="09EEEB7C" w:rsidRPr="2AB24C9F">
        <w:rPr>
          <w:b/>
          <w:bCs/>
        </w:rPr>
        <w:t>consisted of</w:t>
      </w:r>
      <w:r w:rsidRPr="2AB24C9F">
        <w:rPr>
          <w:b/>
          <w:bCs/>
        </w:rPr>
        <w:t>:</w:t>
      </w:r>
    </w:p>
    <w:p w14:paraId="086CF9DF" w14:textId="784F5AA8" w:rsidR="2AB24C9F" w:rsidRDefault="2AB24C9F" w:rsidP="2AB24C9F"/>
    <w:p w14:paraId="18B39FA3" w14:textId="26FE6BBB" w:rsidR="53E009CB" w:rsidRDefault="53E009CB" w:rsidP="2AB24C9F">
      <w:pPr>
        <w:pStyle w:val="ListParagraph"/>
        <w:numPr>
          <w:ilvl w:val="0"/>
          <w:numId w:val="6"/>
        </w:numPr>
      </w:pPr>
      <w:r w:rsidRPr="2AB24C9F">
        <w:t>Fingerprint scanning at entry point into the workplace.</w:t>
      </w:r>
    </w:p>
    <w:p w14:paraId="6C16B20D" w14:textId="45C6A7CA" w:rsidR="53E009CB" w:rsidRDefault="53E009CB" w:rsidP="2AB24C9F">
      <w:pPr>
        <w:pStyle w:val="ListParagraph"/>
        <w:numPr>
          <w:ilvl w:val="0"/>
          <w:numId w:val="6"/>
        </w:numPr>
      </w:pPr>
      <w:r w:rsidRPr="2AB24C9F">
        <w:t>There was education for the employees, and they had to give consent prior to the implementation of said biometric scanner.</w:t>
      </w:r>
    </w:p>
    <w:p w14:paraId="1FE10B17" w14:textId="47842638" w:rsidR="53E009CB" w:rsidRDefault="53E009CB" w:rsidP="2AB24C9F">
      <w:pPr>
        <w:pStyle w:val="ListParagraph"/>
        <w:numPr>
          <w:ilvl w:val="0"/>
          <w:numId w:val="6"/>
        </w:numPr>
      </w:pPr>
      <w:r w:rsidRPr="2AB24C9F">
        <w:t>Biometric data was defined as ‘sensitive information’ as per the Privacy Act of 1988 (</w:t>
      </w:r>
      <w:proofErr w:type="spellStart"/>
      <w:r w:rsidRPr="2AB24C9F">
        <w:t>Cth</w:t>
      </w:r>
      <w:proofErr w:type="spellEnd"/>
      <w:r w:rsidRPr="2AB24C9F">
        <w:t>).</w:t>
      </w:r>
    </w:p>
    <w:p w14:paraId="6E875AC1" w14:textId="45B95ACC" w:rsidR="53E009CB" w:rsidRDefault="53E009CB" w:rsidP="2AB24C9F">
      <w:pPr>
        <w:pStyle w:val="ListParagraph"/>
        <w:numPr>
          <w:ilvl w:val="0"/>
          <w:numId w:val="6"/>
        </w:numPr>
      </w:pPr>
      <w:r w:rsidRPr="2AB24C9F">
        <w:t>Fingerprints were encrypted under cyber-security controls, and the company had also implemented access control to minimise unnecessary access.</w:t>
      </w:r>
    </w:p>
    <w:p w14:paraId="77768CBE" w14:textId="059C9D26" w:rsidR="53E009CB" w:rsidRDefault="53E009CB" w:rsidP="2AB24C9F">
      <w:pPr>
        <w:pStyle w:val="ListParagraph"/>
        <w:numPr>
          <w:ilvl w:val="0"/>
          <w:numId w:val="6"/>
        </w:numPr>
      </w:pPr>
      <w:r w:rsidRPr="2AB24C9F">
        <w:lastRenderedPageBreak/>
        <w:t>Employees can choose not to participate and can utilise alternative methods for clocking-in.</w:t>
      </w:r>
    </w:p>
    <w:p w14:paraId="2A686D77" w14:textId="2E57D836" w:rsidR="2AB24C9F" w:rsidRDefault="2AB24C9F" w:rsidP="2AB24C9F"/>
    <w:p w14:paraId="4F9FD1AF" w14:textId="1C07E259" w:rsidR="53E009CB" w:rsidRDefault="53E009CB" w:rsidP="2AB24C9F">
      <w:pPr>
        <w:rPr>
          <w:b/>
          <w:bCs/>
        </w:rPr>
      </w:pPr>
      <w:r w:rsidRPr="2AB24C9F">
        <w:rPr>
          <w:b/>
          <w:bCs/>
        </w:rPr>
        <w:t xml:space="preserve">However, there were concerns on privacy and legal compliance. </w:t>
      </w:r>
    </w:p>
    <w:p w14:paraId="51D94994" w14:textId="62F802CE" w:rsidR="53E009CB" w:rsidRDefault="53E009CB" w:rsidP="2AB24C9F">
      <w:pPr>
        <w:pStyle w:val="ListParagraph"/>
        <w:numPr>
          <w:ilvl w:val="0"/>
          <w:numId w:val="5"/>
        </w:numPr>
      </w:pPr>
      <w:r w:rsidRPr="2AB24C9F">
        <w:t xml:space="preserve">Employees felt that they were pressured to utilise and consent to the biometric scanning so that they have job security. This ultimately raises the question on if employees were able to be properly informed on what this new method of </w:t>
      </w:r>
      <w:r w:rsidR="4DA3D9A8" w:rsidRPr="2AB24C9F">
        <w:t>biometric collection was and whether consent was truly voluntary. (APP 3: Collection only if necessary and with consent)</w:t>
      </w:r>
    </w:p>
    <w:p w14:paraId="7B122F94" w14:textId="48C06E0D" w:rsidR="4DA3D9A8" w:rsidRDefault="4DA3D9A8" w:rsidP="2AB24C9F">
      <w:pPr>
        <w:pStyle w:val="ListParagraph"/>
        <w:numPr>
          <w:ilvl w:val="0"/>
          <w:numId w:val="5"/>
        </w:numPr>
      </w:pPr>
      <w:r w:rsidRPr="2AB24C9F">
        <w:t>Due the nature of a central storage within the company containing the biometric data collected, it created attack vectors or unauthorised access. (APP 11: protection against misuse, loss or unauthorised access)</w:t>
      </w:r>
    </w:p>
    <w:p w14:paraId="40A5B7FC" w14:textId="31D04E12" w:rsidR="404B76AC" w:rsidRDefault="404B76AC" w:rsidP="2AB24C9F">
      <w:pPr>
        <w:pStyle w:val="ListParagraph"/>
        <w:numPr>
          <w:ilvl w:val="0"/>
          <w:numId w:val="5"/>
        </w:numPr>
      </w:pPr>
      <w:r w:rsidRPr="2AB24C9F">
        <w:t>The Office of Australian Information Commissioner (OAIC) had received complaints about the employer utilising the biometric scanning.</w:t>
      </w:r>
    </w:p>
    <w:p w14:paraId="06C1EC81" w14:textId="45F1ED26" w:rsidR="2AB24C9F" w:rsidRDefault="2AB24C9F" w:rsidP="2AB24C9F"/>
    <w:p w14:paraId="254C7CFA" w14:textId="21DAF82F" w:rsidR="4662A960" w:rsidRDefault="4662A960" w:rsidP="2AB24C9F">
      <w:pPr>
        <w:rPr>
          <w:b/>
          <w:bCs/>
        </w:rPr>
      </w:pPr>
      <w:r w:rsidRPr="2AB24C9F">
        <w:rPr>
          <w:b/>
          <w:bCs/>
        </w:rPr>
        <w:t>Findings:</w:t>
      </w:r>
    </w:p>
    <w:p w14:paraId="6CCE60EE" w14:textId="2ECB9AF6" w:rsidR="4662A960" w:rsidRDefault="4662A960" w:rsidP="2AB24C9F">
      <w:pPr>
        <w:pStyle w:val="ListParagraph"/>
        <w:numPr>
          <w:ilvl w:val="0"/>
          <w:numId w:val="4"/>
        </w:numPr>
      </w:pPr>
      <w:r w:rsidRPr="2AB24C9F">
        <w:t>Efficiency was improved whilst fraud was minimised because of the biometric scanning being implemented.</w:t>
      </w:r>
    </w:p>
    <w:p w14:paraId="67EDC660" w14:textId="0C693885" w:rsidR="4662A960" w:rsidRDefault="4662A960" w:rsidP="2AB24C9F">
      <w:pPr>
        <w:pStyle w:val="ListParagraph"/>
        <w:numPr>
          <w:ilvl w:val="0"/>
          <w:numId w:val="4"/>
        </w:numPr>
      </w:pPr>
      <w:r w:rsidRPr="2AB24C9F">
        <w:t>Concerns around the privacy of this method allowed recommendations for better methods on the implementation of this biometric scanning:</w:t>
      </w:r>
    </w:p>
    <w:p w14:paraId="227A0441" w14:textId="0908D270" w:rsidR="2AB24C9F" w:rsidRDefault="2AB24C9F" w:rsidP="2AB24C9F">
      <w:pPr>
        <w:pStyle w:val="ListParagraph"/>
      </w:pPr>
    </w:p>
    <w:p w14:paraId="6E6E8BFE" w14:textId="72A16773" w:rsidR="4662A960" w:rsidRDefault="4662A960" w:rsidP="2AB24C9F">
      <w:pPr>
        <w:pStyle w:val="ListParagraph"/>
      </w:pPr>
      <w:r w:rsidRPr="2AB24C9F">
        <w:t>A Privacy Impact Assessment (PIA) was to be conducted before further implementation on the biometric scanner.</w:t>
      </w:r>
    </w:p>
    <w:p w14:paraId="6E25248F" w14:textId="2A1F2C58" w:rsidR="2AB24C9F" w:rsidRDefault="2AB24C9F" w:rsidP="2AB24C9F">
      <w:pPr>
        <w:pStyle w:val="ListParagraph"/>
      </w:pPr>
    </w:p>
    <w:p w14:paraId="79323037" w14:textId="1991712F" w:rsidR="4662A960" w:rsidRDefault="4662A960" w:rsidP="2AB24C9F">
      <w:pPr>
        <w:pStyle w:val="ListParagraph"/>
      </w:pPr>
      <w:r w:rsidRPr="2AB24C9F">
        <w:t>Allow consent to be given with no fear for penalties.</w:t>
      </w:r>
    </w:p>
    <w:p w14:paraId="3DB32A74" w14:textId="27AE0106" w:rsidR="2AB24C9F" w:rsidRDefault="2AB24C9F" w:rsidP="2AB24C9F">
      <w:pPr>
        <w:pStyle w:val="ListParagraph"/>
      </w:pPr>
    </w:p>
    <w:p w14:paraId="42B3AB82" w14:textId="54A8675D" w:rsidR="4662A960" w:rsidRDefault="4662A960" w:rsidP="2AB24C9F">
      <w:pPr>
        <w:pStyle w:val="ListParagraph"/>
      </w:pPr>
      <w:r w:rsidRPr="2AB24C9F">
        <w:t>Ensure that data is kept for a relevant amount of time and for it to be deleted after its purpose has been fulfilled.</w:t>
      </w:r>
    </w:p>
    <w:p w14:paraId="0CD0297C" w14:textId="24595E35" w:rsidR="2AB24C9F" w:rsidRDefault="2AB24C9F" w:rsidP="2AB24C9F">
      <w:pPr>
        <w:pStyle w:val="ListParagraph"/>
      </w:pPr>
    </w:p>
    <w:p w14:paraId="15189586" w14:textId="2633DEF4" w:rsidR="4662A960" w:rsidRDefault="4662A960" w:rsidP="2AB24C9F">
      <w:pPr>
        <w:pStyle w:val="ListParagraph"/>
      </w:pPr>
      <w:r w:rsidRPr="2AB24C9F">
        <w:t>Ensure that the biometric scanning is coherent, educate the employees and state the full rights to accessing the employees’ data and the alteration of it. (APP 12 – 13).</w:t>
      </w:r>
    </w:p>
    <w:p w14:paraId="454C4016" w14:textId="1A11E211" w:rsidR="2AB24C9F" w:rsidRDefault="2AB24C9F" w:rsidP="2AB24C9F">
      <w:pPr>
        <w:pStyle w:val="ListParagraph"/>
      </w:pPr>
    </w:p>
    <w:p w14:paraId="000DF2FE" w14:textId="70F981DA" w:rsidR="2AB24C9F" w:rsidRDefault="2AB24C9F" w:rsidP="2AB24C9F">
      <w:pPr>
        <w:pStyle w:val="ListParagraph"/>
      </w:pPr>
    </w:p>
    <w:p w14:paraId="1EBE586C" w14:textId="037EDE37" w:rsidR="4662A960" w:rsidRDefault="4662A960" w:rsidP="2AB24C9F">
      <w:pPr>
        <w:rPr>
          <w:b/>
          <w:bCs/>
        </w:rPr>
      </w:pPr>
      <w:r w:rsidRPr="2AB24C9F">
        <w:rPr>
          <w:b/>
          <w:bCs/>
        </w:rPr>
        <w:t xml:space="preserve">Relevance to </w:t>
      </w:r>
      <w:r w:rsidR="1477ACF1" w:rsidRPr="2AB24C9F">
        <w:rPr>
          <w:b/>
          <w:bCs/>
        </w:rPr>
        <w:t>the module:</w:t>
      </w:r>
    </w:p>
    <w:p w14:paraId="659373ED" w14:textId="7061B925" w:rsidR="2710B49C" w:rsidRDefault="2710B49C" w:rsidP="2AB24C9F">
      <w:r w:rsidRPr="2AB24C9F">
        <w:t>This case study shows an example of when handling biometric data is adhered to legally, but privacy is still a concern. It shows however that consent requirements and overt data collection methods were</w:t>
      </w:r>
      <w:r w:rsidR="19D089BA" w:rsidRPr="2AB24C9F">
        <w:t xml:space="preserve"> properly practiced. The Privacy Act 1988 (</w:t>
      </w:r>
      <w:proofErr w:type="spellStart"/>
      <w:r w:rsidR="19D089BA" w:rsidRPr="2AB24C9F">
        <w:t>Cth</w:t>
      </w:r>
      <w:proofErr w:type="spellEnd"/>
      <w:r w:rsidR="19D089BA" w:rsidRPr="2AB24C9F">
        <w:t>) and state surveillance legislation were adhered to.</w:t>
      </w:r>
    </w:p>
    <w:p w14:paraId="0B94BCDF" w14:textId="1A80AEF0" w:rsidR="2AB24C9F" w:rsidRDefault="2AB24C9F" w:rsidP="2AB24C9F"/>
    <w:p w14:paraId="0F34BF3A" w14:textId="50DD4C0A" w:rsidR="2AB24C9F" w:rsidRDefault="2AB24C9F" w:rsidP="2AB24C9F"/>
    <w:p w14:paraId="6F25CCAC" w14:textId="47CDC2D3" w:rsidR="2AB24C9F" w:rsidRDefault="2AB24C9F" w:rsidP="2AB24C9F"/>
    <w:p w14:paraId="20B5ABEF" w14:textId="1AF1EC64" w:rsidR="2AB24C9F" w:rsidRDefault="2AB24C9F" w:rsidP="2AB24C9F"/>
    <w:p w14:paraId="7E5166A5" w14:textId="73968916" w:rsidR="2AB24C9F" w:rsidRDefault="2AB24C9F" w:rsidP="2AB24C9F"/>
    <w:p w14:paraId="48B12678" w14:textId="530510EC" w:rsidR="0F44C72E" w:rsidRDefault="0F44C72E" w:rsidP="2AB24C9F">
      <w:pPr>
        <w:pStyle w:val="Heading1"/>
      </w:pPr>
      <w:r w:rsidRPr="2AB24C9F">
        <w:t>References</w:t>
      </w:r>
    </w:p>
    <w:p w14:paraId="247375C7" w14:textId="6CD08527" w:rsidR="7FE691B9" w:rsidRDefault="7FE691B9" w:rsidP="2AB24C9F">
      <w:pPr>
        <w:spacing w:before="240" w:after="240"/>
      </w:pPr>
      <w:r w:rsidRPr="2AB24C9F">
        <w:rPr>
          <w:rFonts w:ascii="Aptos" w:eastAsia="Aptos" w:hAnsi="Aptos" w:cs="Aptos"/>
        </w:rPr>
        <w:t xml:space="preserve">Arts Law Centre of Australia. (2025). </w:t>
      </w:r>
      <w:r w:rsidRPr="2AB24C9F">
        <w:rPr>
          <w:rFonts w:ascii="Aptos" w:eastAsia="Aptos" w:hAnsi="Aptos" w:cs="Aptos"/>
          <w:i/>
          <w:iCs/>
        </w:rPr>
        <w:t>Filming in public places</w:t>
      </w:r>
      <w:r w:rsidRPr="2AB24C9F">
        <w:rPr>
          <w:rFonts w:ascii="Aptos" w:eastAsia="Aptos" w:hAnsi="Aptos" w:cs="Aptos"/>
        </w:rPr>
        <w:t xml:space="preserve">. </w:t>
      </w:r>
      <w:hyperlink r:id="rId5">
        <w:r w:rsidRPr="2AB24C9F">
          <w:rPr>
            <w:rStyle w:val="Hyperlink"/>
            <w:rFonts w:ascii="Aptos" w:eastAsia="Aptos" w:hAnsi="Aptos" w:cs="Aptos"/>
          </w:rPr>
          <w:t>https://www.artslaw.com.au/information-sheet/filming-in-public-places/</w:t>
        </w:r>
      </w:hyperlink>
    </w:p>
    <w:p w14:paraId="1FE167E0" w14:textId="180093FE" w:rsidR="7FE691B9" w:rsidRDefault="7FE691B9" w:rsidP="2AB24C9F">
      <w:pPr>
        <w:spacing w:before="240" w:after="240"/>
      </w:pPr>
      <w:r w:rsidRPr="2AB24C9F">
        <w:rPr>
          <w:rFonts w:ascii="Aptos" w:eastAsia="Aptos" w:hAnsi="Aptos" w:cs="Aptos"/>
        </w:rPr>
        <w:t xml:space="preserve">Australian Associated Press. (2020, September 18). </w:t>
      </w:r>
      <w:r w:rsidRPr="2AB24C9F">
        <w:rPr>
          <w:rFonts w:ascii="Aptos" w:eastAsia="Aptos" w:hAnsi="Aptos" w:cs="Aptos"/>
          <w:i/>
          <w:iCs/>
        </w:rPr>
        <w:t>Gary Jubelin: Former detective loses appeal over illegal recordings in William Tyrrell case</w:t>
      </w:r>
      <w:r w:rsidRPr="2AB24C9F">
        <w:rPr>
          <w:rFonts w:ascii="Aptos" w:eastAsia="Aptos" w:hAnsi="Aptos" w:cs="Aptos"/>
        </w:rPr>
        <w:t xml:space="preserve">. </w:t>
      </w:r>
      <w:r w:rsidRPr="2AB24C9F">
        <w:rPr>
          <w:rFonts w:ascii="Aptos" w:eastAsia="Aptos" w:hAnsi="Aptos" w:cs="Aptos"/>
          <w:i/>
          <w:iCs/>
        </w:rPr>
        <w:t>The Guardian</w:t>
      </w:r>
      <w:r w:rsidRPr="2AB24C9F">
        <w:rPr>
          <w:rFonts w:ascii="Aptos" w:eastAsia="Aptos" w:hAnsi="Aptos" w:cs="Aptos"/>
        </w:rPr>
        <w:t xml:space="preserve">. </w:t>
      </w:r>
      <w:hyperlink r:id="rId6">
        <w:r w:rsidRPr="2AB24C9F">
          <w:rPr>
            <w:rStyle w:val="Hyperlink"/>
            <w:rFonts w:ascii="Aptos" w:eastAsia="Aptos" w:hAnsi="Aptos" w:cs="Aptos"/>
          </w:rPr>
          <w:t>https://www.theguardian.com/australia-news/2020/sep/18/gary-jubelin-former-detective-loses-appeal-over-illegal-recordings-in-william-tyrrell-case</w:t>
        </w:r>
      </w:hyperlink>
    </w:p>
    <w:p w14:paraId="304C4CCC" w14:textId="41218BEB" w:rsidR="7FE691B9" w:rsidRDefault="7FE691B9" w:rsidP="2AB24C9F">
      <w:pPr>
        <w:spacing w:before="240" w:after="240"/>
      </w:pPr>
      <w:r w:rsidRPr="2AB24C9F">
        <w:rPr>
          <w:rFonts w:ascii="Aptos" w:eastAsia="Aptos" w:hAnsi="Aptos" w:cs="Aptos"/>
        </w:rPr>
        <w:t xml:space="preserve">Biometrics Institute. (2025). </w:t>
      </w:r>
      <w:r w:rsidRPr="2AB24C9F">
        <w:rPr>
          <w:rFonts w:ascii="Aptos" w:eastAsia="Aptos" w:hAnsi="Aptos" w:cs="Aptos"/>
          <w:i/>
          <w:iCs/>
        </w:rPr>
        <w:t>Types of biometrics – Gait</w:t>
      </w:r>
      <w:r w:rsidRPr="2AB24C9F">
        <w:rPr>
          <w:rFonts w:ascii="Aptos" w:eastAsia="Aptos" w:hAnsi="Aptos" w:cs="Aptos"/>
        </w:rPr>
        <w:t xml:space="preserve">. </w:t>
      </w:r>
      <w:hyperlink r:id="rId7">
        <w:r w:rsidRPr="2AB24C9F">
          <w:rPr>
            <w:rStyle w:val="Hyperlink"/>
            <w:rFonts w:ascii="Aptos" w:eastAsia="Aptos" w:hAnsi="Aptos" w:cs="Aptos"/>
          </w:rPr>
          <w:t>https://www.biometricsinstitute.org/types-of-biometrics-gait/</w:t>
        </w:r>
      </w:hyperlink>
    </w:p>
    <w:p w14:paraId="58C7F928" w14:textId="1264E186" w:rsidR="7FE691B9" w:rsidRDefault="7FE691B9" w:rsidP="2AB24C9F">
      <w:pPr>
        <w:spacing w:before="240" w:after="240"/>
      </w:pPr>
      <w:r w:rsidRPr="2AB24C9F">
        <w:rPr>
          <w:rFonts w:ascii="Aptos" w:eastAsia="Aptos" w:hAnsi="Aptos" w:cs="Aptos"/>
        </w:rPr>
        <w:t xml:space="preserve">Holland, P., &amp; Tham, T. L. (2020). Workplace biometrics: Protecting employee privacy one fingerprint at a time. </w:t>
      </w:r>
      <w:r w:rsidRPr="2AB24C9F">
        <w:rPr>
          <w:rFonts w:ascii="Aptos" w:eastAsia="Aptos" w:hAnsi="Aptos" w:cs="Aptos"/>
          <w:i/>
          <w:iCs/>
        </w:rPr>
        <w:t>Economic and Industrial Democracy, 43</w:t>
      </w:r>
      <w:r w:rsidRPr="2AB24C9F">
        <w:rPr>
          <w:rFonts w:ascii="Aptos" w:eastAsia="Aptos" w:hAnsi="Aptos" w:cs="Aptos"/>
        </w:rPr>
        <w:t xml:space="preserve">(2), 0143831X2091745. </w:t>
      </w:r>
      <w:hyperlink r:id="rId8">
        <w:r w:rsidRPr="2AB24C9F">
          <w:rPr>
            <w:rStyle w:val="Hyperlink"/>
            <w:rFonts w:ascii="Aptos" w:eastAsia="Aptos" w:hAnsi="Aptos" w:cs="Aptos"/>
          </w:rPr>
          <w:t>https://doi.org/10.1177/0143831X20917453</w:t>
        </w:r>
      </w:hyperlink>
    </w:p>
    <w:p w14:paraId="422FE35A" w14:textId="024824F0" w:rsidR="7FE691B9" w:rsidRDefault="7FE691B9" w:rsidP="2AB24C9F">
      <w:pPr>
        <w:spacing w:before="240" w:after="240"/>
      </w:pPr>
      <w:r w:rsidRPr="2AB24C9F">
        <w:rPr>
          <w:rFonts w:ascii="Aptos" w:eastAsia="Aptos" w:hAnsi="Aptos" w:cs="Aptos"/>
        </w:rPr>
        <w:t xml:space="preserve">National Health and Medical Research Council. (2019). </w:t>
      </w:r>
      <w:r w:rsidRPr="2AB24C9F">
        <w:rPr>
          <w:rFonts w:ascii="Aptos" w:eastAsia="Aptos" w:hAnsi="Aptos" w:cs="Aptos"/>
          <w:i/>
          <w:iCs/>
        </w:rPr>
        <w:t>Management of data and information in research: A guide supporting the Australian Code for the Responsible Conduct of Research</w:t>
      </w:r>
      <w:r w:rsidRPr="2AB24C9F">
        <w:rPr>
          <w:rFonts w:ascii="Aptos" w:eastAsia="Aptos" w:hAnsi="Aptos" w:cs="Aptos"/>
        </w:rPr>
        <w:t xml:space="preserve">. </w:t>
      </w:r>
      <w:hyperlink r:id="rId9">
        <w:r w:rsidRPr="2AB24C9F">
          <w:rPr>
            <w:rStyle w:val="Hyperlink"/>
            <w:rFonts w:ascii="Aptos" w:eastAsia="Aptos" w:hAnsi="Aptos" w:cs="Aptos"/>
          </w:rPr>
          <w:t>https://www.nhmrc.gov.au/sites/default/files/documents/attachments/Management-of-Data-and-Information-in-Research.pdf</w:t>
        </w:r>
      </w:hyperlink>
    </w:p>
    <w:p w14:paraId="1F592440" w14:textId="41919F37" w:rsidR="7FE691B9" w:rsidRDefault="7FE691B9" w:rsidP="2AB24C9F">
      <w:pPr>
        <w:spacing w:before="240" w:after="240"/>
      </w:pPr>
      <w:r w:rsidRPr="2AB24C9F">
        <w:rPr>
          <w:rFonts w:ascii="Aptos" w:eastAsia="Aptos" w:hAnsi="Aptos" w:cs="Aptos"/>
        </w:rPr>
        <w:t xml:space="preserve">National Health and Medical Research Council. (2023). </w:t>
      </w:r>
      <w:r w:rsidRPr="2AB24C9F">
        <w:rPr>
          <w:rFonts w:ascii="Aptos" w:eastAsia="Aptos" w:hAnsi="Aptos" w:cs="Aptos"/>
          <w:i/>
          <w:iCs/>
        </w:rPr>
        <w:t>National statement on ethical conduct in human research 2023</w:t>
      </w:r>
      <w:r w:rsidRPr="2AB24C9F">
        <w:rPr>
          <w:rFonts w:ascii="Aptos" w:eastAsia="Aptos" w:hAnsi="Aptos" w:cs="Aptos"/>
        </w:rPr>
        <w:t xml:space="preserve">. </w:t>
      </w:r>
      <w:hyperlink r:id="rId10">
        <w:r w:rsidRPr="2AB24C9F">
          <w:rPr>
            <w:rStyle w:val="Hyperlink"/>
            <w:rFonts w:ascii="Aptos" w:eastAsia="Aptos" w:hAnsi="Aptos" w:cs="Aptos"/>
          </w:rPr>
          <w:t>https://www.nhmrc.gov.au/sites/default/files/documents/attachments/publications/NationalStatement-Ethical-Conduct-Human-Research-2023.pdf</w:t>
        </w:r>
      </w:hyperlink>
    </w:p>
    <w:p w14:paraId="250A2192" w14:textId="52E4D803" w:rsidR="7FE691B9" w:rsidRDefault="7FE691B9" w:rsidP="2AB24C9F">
      <w:pPr>
        <w:spacing w:before="240" w:after="240"/>
      </w:pPr>
      <w:r w:rsidRPr="2AB24C9F">
        <w:rPr>
          <w:rFonts w:ascii="Aptos" w:eastAsia="Aptos" w:hAnsi="Aptos" w:cs="Aptos"/>
        </w:rPr>
        <w:t xml:space="preserve">Northern Territory Government. (2007). </w:t>
      </w:r>
      <w:r w:rsidRPr="2AB24C9F">
        <w:rPr>
          <w:rFonts w:ascii="Aptos" w:eastAsia="Aptos" w:hAnsi="Aptos" w:cs="Aptos"/>
          <w:i/>
          <w:iCs/>
        </w:rPr>
        <w:t>Surveillance Devices Act 2007 (NT)</w:t>
      </w:r>
      <w:r w:rsidRPr="2AB24C9F">
        <w:rPr>
          <w:rFonts w:ascii="Aptos" w:eastAsia="Aptos" w:hAnsi="Aptos" w:cs="Aptos"/>
        </w:rPr>
        <w:t xml:space="preserve">. </w:t>
      </w:r>
      <w:hyperlink r:id="rId11">
        <w:r w:rsidRPr="2AB24C9F">
          <w:rPr>
            <w:rStyle w:val="Hyperlink"/>
            <w:rFonts w:ascii="Aptos" w:eastAsia="Aptos" w:hAnsi="Aptos" w:cs="Aptos"/>
          </w:rPr>
          <w:t>https://legislation.nt.gov.au/Legislation/SURVEILLANCE-DEVICES-ACT-2007</w:t>
        </w:r>
      </w:hyperlink>
    </w:p>
    <w:p w14:paraId="3F5B9C27" w14:textId="5F03AFA6" w:rsidR="7FE691B9" w:rsidRDefault="7FE691B9" w:rsidP="2AB24C9F">
      <w:pPr>
        <w:spacing w:before="240" w:after="240"/>
      </w:pPr>
      <w:r w:rsidRPr="2AB24C9F">
        <w:rPr>
          <w:rFonts w:ascii="Aptos" w:eastAsia="Aptos" w:hAnsi="Aptos" w:cs="Aptos"/>
        </w:rPr>
        <w:t xml:space="preserve">NSW Government. (2007). </w:t>
      </w:r>
      <w:r w:rsidRPr="2AB24C9F">
        <w:rPr>
          <w:rFonts w:ascii="Aptos" w:eastAsia="Aptos" w:hAnsi="Aptos" w:cs="Aptos"/>
          <w:i/>
          <w:iCs/>
        </w:rPr>
        <w:t>Surveillance Devices Act 2007 (NSW)</w:t>
      </w:r>
      <w:r w:rsidRPr="2AB24C9F">
        <w:rPr>
          <w:rFonts w:ascii="Aptos" w:eastAsia="Aptos" w:hAnsi="Aptos" w:cs="Aptos"/>
        </w:rPr>
        <w:t xml:space="preserve">. </w:t>
      </w:r>
      <w:hyperlink r:id="rId12">
        <w:r w:rsidRPr="2AB24C9F">
          <w:rPr>
            <w:rStyle w:val="Hyperlink"/>
            <w:rFonts w:ascii="Aptos" w:eastAsia="Aptos" w:hAnsi="Aptos" w:cs="Aptos"/>
          </w:rPr>
          <w:t>https://legislation.nsw.gov.au/view/whole/html/inforce/current/act-2007-064</w:t>
        </w:r>
      </w:hyperlink>
    </w:p>
    <w:p w14:paraId="619F6A24" w14:textId="2DC7478E" w:rsidR="7FE691B9" w:rsidRDefault="7FE691B9" w:rsidP="2AB24C9F">
      <w:pPr>
        <w:spacing w:before="240" w:after="240"/>
      </w:pPr>
      <w:r w:rsidRPr="2AB24C9F">
        <w:rPr>
          <w:rFonts w:ascii="Aptos" w:eastAsia="Aptos" w:hAnsi="Aptos" w:cs="Aptos"/>
        </w:rPr>
        <w:t xml:space="preserve">Office of the Australian Information Commissioner. (2023a). </w:t>
      </w:r>
      <w:r w:rsidRPr="2AB24C9F">
        <w:rPr>
          <w:rFonts w:ascii="Aptos" w:eastAsia="Aptos" w:hAnsi="Aptos" w:cs="Aptos"/>
          <w:i/>
          <w:iCs/>
        </w:rPr>
        <w:t>Consent to the handling of personal information</w:t>
      </w:r>
      <w:r w:rsidRPr="2AB24C9F">
        <w:rPr>
          <w:rFonts w:ascii="Aptos" w:eastAsia="Aptos" w:hAnsi="Aptos" w:cs="Aptos"/>
        </w:rPr>
        <w:t xml:space="preserve">. </w:t>
      </w:r>
      <w:hyperlink r:id="rId13">
        <w:r w:rsidRPr="2AB24C9F">
          <w:rPr>
            <w:rStyle w:val="Hyperlink"/>
            <w:rFonts w:ascii="Aptos" w:eastAsia="Aptos" w:hAnsi="Aptos" w:cs="Aptos"/>
          </w:rPr>
          <w:t>https://www.oaic.gov.au/privacy/your-privacy-rights/your-personal-information/consent-to-the-handling-of-personal-information</w:t>
        </w:r>
      </w:hyperlink>
    </w:p>
    <w:p w14:paraId="220EE4CD" w14:textId="37BB9B59" w:rsidR="7FE691B9" w:rsidRDefault="7FE691B9" w:rsidP="2AB24C9F">
      <w:pPr>
        <w:spacing w:before="240" w:after="240"/>
      </w:pPr>
      <w:r w:rsidRPr="2AB24C9F">
        <w:rPr>
          <w:rFonts w:ascii="Aptos" w:eastAsia="Aptos" w:hAnsi="Aptos" w:cs="Aptos"/>
        </w:rPr>
        <w:t xml:space="preserve">Office of the Australian Information Commissioner. (2023b). </w:t>
      </w:r>
      <w:r w:rsidRPr="2AB24C9F">
        <w:rPr>
          <w:rFonts w:ascii="Aptos" w:eastAsia="Aptos" w:hAnsi="Aptos" w:cs="Aptos"/>
          <w:i/>
          <w:iCs/>
        </w:rPr>
        <w:t>What is personal information?</w:t>
      </w:r>
      <w:r w:rsidRPr="2AB24C9F">
        <w:rPr>
          <w:rFonts w:ascii="Aptos" w:eastAsia="Aptos" w:hAnsi="Aptos" w:cs="Aptos"/>
        </w:rPr>
        <w:t xml:space="preserve"> </w:t>
      </w:r>
      <w:hyperlink r:id="rId14">
        <w:r w:rsidRPr="2AB24C9F">
          <w:rPr>
            <w:rStyle w:val="Hyperlink"/>
            <w:rFonts w:ascii="Aptos" w:eastAsia="Aptos" w:hAnsi="Aptos" w:cs="Aptos"/>
          </w:rPr>
          <w:t>https://www.oaic.gov.au/privacy/privacy-guidance-for-organisations-and-government-agencies/handling-personal-information/what-is-personal-information</w:t>
        </w:r>
      </w:hyperlink>
    </w:p>
    <w:p w14:paraId="2EFAFD3D" w14:textId="6705A4CE" w:rsidR="7FE691B9" w:rsidRDefault="7FE691B9" w:rsidP="2AB24C9F">
      <w:pPr>
        <w:spacing w:before="240" w:after="240"/>
      </w:pPr>
      <w:r w:rsidRPr="2AB24C9F">
        <w:rPr>
          <w:rFonts w:ascii="Aptos" w:eastAsia="Aptos" w:hAnsi="Aptos" w:cs="Aptos"/>
        </w:rPr>
        <w:t xml:space="preserve">Office of the Australian Information Commissioner. (2023). </w:t>
      </w:r>
      <w:r w:rsidRPr="2AB24C9F">
        <w:rPr>
          <w:rFonts w:ascii="Aptos" w:eastAsia="Aptos" w:hAnsi="Aptos" w:cs="Aptos"/>
          <w:i/>
          <w:iCs/>
        </w:rPr>
        <w:t>Chapter 7: Civil penalties—Serious or repeated interference with privacy and other penalty provisions</w:t>
      </w:r>
      <w:r w:rsidRPr="2AB24C9F">
        <w:rPr>
          <w:rFonts w:ascii="Aptos" w:eastAsia="Aptos" w:hAnsi="Aptos" w:cs="Aptos"/>
        </w:rPr>
        <w:t xml:space="preserve">. </w:t>
      </w:r>
      <w:hyperlink r:id="rId15">
        <w:r w:rsidRPr="2AB24C9F">
          <w:rPr>
            <w:rStyle w:val="Hyperlink"/>
            <w:rFonts w:ascii="Aptos" w:eastAsia="Aptos" w:hAnsi="Aptos" w:cs="Aptos"/>
          </w:rPr>
          <w:t>https://www.oaic.gov.au/about-the-oaic/our-regulatory-approach/guide-to-privacy-regulatory-action/chapter-7-privacy-assessments</w:t>
        </w:r>
      </w:hyperlink>
    </w:p>
    <w:p w14:paraId="3F6EC309" w14:textId="05920F2C" w:rsidR="7FE691B9" w:rsidRDefault="7FE691B9" w:rsidP="2AB24C9F">
      <w:pPr>
        <w:spacing w:before="240" w:after="240"/>
      </w:pPr>
      <w:r w:rsidRPr="2AB24C9F">
        <w:rPr>
          <w:rFonts w:ascii="Aptos" w:eastAsia="Aptos" w:hAnsi="Aptos" w:cs="Aptos"/>
        </w:rPr>
        <w:lastRenderedPageBreak/>
        <w:t xml:space="preserve">Office of the Australian Information Commissioner. (2024). </w:t>
      </w:r>
      <w:r w:rsidRPr="2AB24C9F">
        <w:rPr>
          <w:rFonts w:ascii="Aptos" w:eastAsia="Aptos" w:hAnsi="Aptos" w:cs="Aptos"/>
          <w:i/>
          <w:iCs/>
        </w:rPr>
        <w:t>Facial recognition technology: A guide to assessing the privacy risks</w:t>
      </w:r>
      <w:r w:rsidRPr="2AB24C9F">
        <w:rPr>
          <w:rFonts w:ascii="Aptos" w:eastAsia="Aptos" w:hAnsi="Aptos" w:cs="Aptos"/>
        </w:rPr>
        <w:t xml:space="preserve">. </w:t>
      </w:r>
      <w:hyperlink r:id="rId16">
        <w:r w:rsidRPr="2AB24C9F">
          <w:rPr>
            <w:rStyle w:val="Hyperlink"/>
            <w:rFonts w:ascii="Aptos" w:eastAsia="Aptos" w:hAnsi="Aptos" w:cs="Aptos"/>
          </w:rPr>
          <w:t>https://www.oaic.gov.au/privacy/privacy-guidance-for-organisations-and-government-agencies/organisations/facial-recognition-technology-a-guide-to-assessing-the-privacy-risks</w:t>
        </w:r>
      </w:hyperlink>
    </w:p>
    <w:p w14:paraId="0FB91C6F" w14:textId="3C6BF4B1" w:rsidR="7FE691B9" w:rsidRDefault="7FE691B9" w:rsidP="2AB24C9F">
      <w:pPr>
        <w:spacing w:before="240" w:after="240"/>
      </w:pPr>
      <w:r w:rsidRPr="2AB24C9F">
        <w:rPr>
          <w:rFonts w:ascii="Aptos" w:eastAsia="Aptos" w:hAnsi="Aptos" w:cs="Aptos"/>
        </w:rPr>
        <w:t xml:space="preserve">Queensland Consolidated Acts. (1899). </w:t>
      </w:r>
      <w:r w:rsidRPr="2AB24C9F">
        <w:rPr>
          <w:rFonts w:ascii="Aptos" w:eastAsia="Aptos" w:hAnsi="Aptos" w:cs="Aptos"/>
          <w:i/>
          <w:iCs/>
        </w:rPr>
        <w:t>Criminal Code 1899 (Qld), s 227A</w:t>
      </w:r>
      <w:r w:rsidRPr="2AB24C9F">
        <w:rPr>
          <w:rFonts w:ascii="Aptos" w:eastAsia="Aptos" w:hAnsi="Aptos" w:cs="Aptos"/>
        </w:rPr>
        <w:t xml:space="preserve">. </w:t>
      </w:r>
      <w:hyperlink r:id="rId17">
        <w:r w:rsidRPr="2AB24C9F">
          <w:rPr>
            <w:rStyle w:val="Hyperlink"/>
            <w:rFonts w:ascii="Aptos" w:eastAsia="Aptos" w:hAnsi="Aptos" w:cs="Aptos"/>
          </w:rPr>
          <w:t>https://www5.austlii.edu.au/au/legis/qld/consol_act/cc189994/s227a.html</w:t>
        </w:r>
      </w:hyperlink>
    </w:p>
    <w:p w14:paraId="4DF435BD" w14:textId="3AC8FAAF" w:rsidR="7FE691B9" w:rsidRDefault="7FE691B9" w:rsidP="2AB24C9F">
      <w:pPr>
        <w:spacing w:before="240" w:after="240"/>
      </w:pPr>
      <w:r w:rsidRPr="2AB24C9F">
        <w:rPr>
          <w:rFonts w:ascii="Aptos" w:eastAsia="Aptos" w:hAnsi="Aptos" w:cs="Aptos"/>
        </w:rPr>
        <w:t xml:space="preserve">Queensland Department of Environment and Science. (2024). </w:t>
      </w:r>
      <w:r w:rsidRPr="2AB24C9F">
        <w:rPr>
          <w:rFonts w:ascii="Aptos" w:eastAsia="Aptos" w:hAnsi="Aptos" w:cs="Aptos"/>
          <w:i/>
          <w:iCs/>
        </w:rPr>
        <w:t>ESR covert and overt recording in compliance and investigation</w:t>
      </w:r>
      <w:r w:rsidRPr="2AB24C9F">
        <w:rPr>
          <w:rFonts w:ascii="Aptos" w:eastAsia="Aptos" w:hAnsi="Aptos" w:cs="Aptos"/>
        </w:rPr>
        <w:t xml:space="preserve">. </w:t>
      </w:r>
      <w:hyperlink r:id="rId18">
        <w:r w:rsidRPr="2AB24C9F">
          <w:rPr>
            <w:rStyle w:val="Hyperlink"/>
            <w:rFonts w:ascii="Aptos" w:eastAsia="Aptos" w:hAnsi="Aptos" w:cs="Aptos"/>
          </w:rPr>
          <w:t>https://www.detsi.qld.gov.au/policies?a=272936:policy_registry/cm-is-ext-overt-covert-recording.pdf</w:t>
        </w:r>
      </w:hyperlink>
    </w:p>
    <w:p w14:paraId="1B6ABE27" w14:textId="59B10409" w:rsidR="7FE691B9" w:rsidRDefault="7FE691B9" w:rsidP="2AB24C9F">
      <w:pPr>
        <w:spacing w:before="240" w:after="240"/>
      </w:pPr>
      <w:r w:rsidRPr="2AB24C9F">
        <w:rPr>
          <w:rFonts w:ascii="Aptos" w:eastAsia="Aptos" w:hAnsi="Aptos" w:cs="Aptos"/>
        </w:rPr>
        <w:t xml:space="preserve">Queensland Government. (1971). </w:t>
      </w:r>
      <w:r w:rsidRPr="2AB24C9F">
        <w:rPr>
          <w:rFonts w:ascii="Aptos" w:eastAsia="Aptos" w:hAnsi="Aptos" w:cs="Aptos"/>
          <w:i/>
          <w:iCs/>
        </w:rPr>
        <w:t>Invasion of Privacy Act 1971 (Qld)</w:t>
      </w:r>
      <w:r w:rsidRPr="2AB24C9F">
        <w:rPr>
          <w:rFonts w:ascii="Aptos" w:eastAsia="Aptos" w:hAnsi="Aptos" w:cs="Aptos"/>
        </w:rPr>
        <w:t xml:space="preserve">. </w:t>
      </w:r>
      <w:hyperlink r:id="rId19">
        <w:r w:rsidRPr="2AB24C9F">
          <w:rPr>
            <w:rStyle w:val="Hyperlink"/>
            <w:rFonts w:ascii="Aptos" w:eastAsia="Aptos" w:hAnsi="Aptos" w:cs="Aptos"/>
          </w:rPr>
          <w:t>https://www.legislation.qld.gov.au/view/pdf/current/act-1971-050</w:t>
        </w:r>
      </w:hyperlink>
    </w:p>
    <w:p w14:paraId="588AF675" w14:textId="3433B79A" w:rsidR="7FE691B9" w:rsidRDefault="7FE691B9" w:rsidP="2AB24C9F">
      <w:pPr>
        <w:spacing w:before="240" w:after="240"/>
      </w:pPr>
      <w:r w:rsidRPr="2AB24C9F">
        <w:rPr>
          <w:rFonts w:ascii="Aptos" w:eastAsia="Aptos" w:hAnsi="Aptos" w:cs="Aptos"/>
        </w:rPr>
        <w:t xml:space="preserve">South Australia Government. (2016). </w:t>
      </w:r>
      <w:r w:rsidRPr="2AB24C9F">
        <w:rPr>
          <w:rFonts w:ascii="Aptos" w:eastAsia="Aptos" w:hAnsi="Aptos" w:cs="Aptos"/>
          <w:i/>
          <w:iCs/>
        </w:rPr>
        <w:t>Surveillance Devices Act 2016 (SA)</w:t>
      </w:r>
      <w:r w:rsidRPr="2AB24C9F">
        <w:rPr>
          <w:rFonts w:ascii="Aptos" w:eastAsia="Aptos" w:hAnsi="Aptos" w:cs="Aptos"/>
        </w:rPr>
        <w:t xml:space="preserve">. </w:t>
      </w:r>
      <w:hyperlink r:id="rId20">
        <w:r w:rsidRPr="2AB24C9F">
          <w:rPr>
            <w:rStyle w:val="Hyperlink"/>
            <w:rFonts w:ascii="Aptos" w:eastAsia="Aptos" w:hAnsi="Aptos" w:cs="Aptos"/>
          </w:rPr>
          <w:t>https://www.legislation.sa.gov.au/__legislation/lz/c/a/surveillance%20devices%20act%202016/current/2016.2.auth.pdf</w:t>
        </w:r>
      </w:hyperlink>
    </w:p>
    <w:p w14:paraId="25C0E07C" w14:textId="791F4521" w:rsidR="7FE691B9" w:rsidRDefault="7FE691B9" w:rsidP="2AB24C9F">
      <w:pPr>
        <w:spacing w:before="240" w:after="240"/>
      </w:pPr>
      <w:r w:rsidRPr="2AB24C9F">
        <w:rPr>
          <w:rFonts w:ascii="Aptos" w:eastAsia="Aptos" w:hAnsi="Aptos" w:cs="Aptos"/>
        </w:rPr>
        <w:t xml:space="preserve">Stacks Law Firm. (2022). </w:t>
      </w:r>
      <w:r w:rsidRPr="2AB24C9F">
        <w:rPr>
          <w:rFonts w:ascii="Aptos" w:eastAsia="Aptos" w:hAnsi="Aptos" w:cs="Aptos"/>
          <w:i/>
          <w:iCs/>
        </w:rPr>
        <w:t>Secretly recording conversations: Is it legal in NSW?</w:t>
      </w:r>
      <w:r w:rsidRPr="2AB24C9F">
        <w:rPr>
          <w:rFonts w:ascii="Aptos" w:eastAsia="Aptos" w:hAnsi="Aptos" w:cs="Aptos"/>
        </w:rPr>
        <w:t xml:space="preserve"> </w:t>
      </w:r>
      <w:hyperlink r:id="rId21">
        <w:r w:rsidRPr="2AB24C9F">
          <w:rPr>
            <w:rStyle w:val="Hyperlink"/>
            <w:rFonts w:ascii="Aptos" w:eastAsia="Aptos" w:hAnsi="Aptos" w:cs="Aptos"/>
          </w:rPr>
          <w:t>https://stacklaw.com.au/news/criminal-law/secretly-recording-conversations-is-it-legal-in-nsw</w:t>
        </w:r>
      </w:hyperlink>
    </w:p>
    <w:p w14:paraId="5C80F878" w14:textId="38A4A47E" w:rsidR="7FE691B9" w:rsidRDefault="7FE691B9" w:rsidP="2AB24C9F">
      <w:pPr>
        <w:spacing w:before="240" w:after="240"/>
      </w:pPr>
      <w:r w:rsidRPr="2AB24C9F">
        <w:rPr>
          <w:rFonts w:ascii="Aptos" w:eastAsia="Aptos" w:hAnsi="Aptos" w:cs="Aptos"/>
        </w:rPr>
        <w:t xml:space="preserve">Stewart Family Law. (2024). </w:t>
      </w:r>
      <w:r w:rsidRPr="2AB24C9F">
        <w:rPr>
          <w:rFonts w:ascii="Aptos" w:eastAsia="Aptos" w:hAnsi="Aptos" w:cs="Aptos"/>
          <w:i/>
          <w:iCs/>
        </w:rPr>
        <w:t>Is it illegal to record someone without consent?</w:t>
      </w:r>
      <w:r w:rsidRPr="2AB24C9F">
        <w:rPr>
          <w:rFonts w:ascii="Aptos" w:eastAsia="Aptos" w:hAnsi="Aptos" w:cs="Aptos"/>
        </w:rPr>
        <w:t xml:space="preserve"> </w:t>
      </w:r>
      <w:hyperlink r:id="rId22">
        <w:r w:rsidRPr="2AB24C9F">
          <w:rPr>
            <w:rStyle w:val="Hyperlink"/>
            <w:rFonts w:ascii="Aptos" w:eastAsia="Aptos" w:hAnsi="Aptos" w:cs="Aptos"/>
          </w:rPr>
          <w:t>https://stewartfamilylaw.com.au/is-it-illegal-to-record-someone-without-consent/</w:t>
        </w:r>
      </w:hyperlink>
    </w:p>
    <w:p w14:paraId="11D78AF7" w14:textId="32ADB01D" w:rsidR="7FE691B9" w:rsidRDefault="7FE691B9" w:rsidP="2AB24C9F">
      <w:pPr>
        <w:spacing w:before="240" w:after="240"/>
      </w:pPr>
      <w:r w:rsidRPr="2AB24C9F">
        <w:rPr>
          <w:rFonts w:ascii="Aptos" w:eastAsia="Aptos" w:hAnsi="Aptos" w:cs="Aptos"/>
        </w:rPr>
        <w:t xml:space="preserve">Tasmania Government. (1991). </w:t>
      </w:r>
      <w:r w:rsidRPr="2AB24C9F">
        <w:rPr>
          <w:rFonts w:ascii="Aptos" w:eastAsia="Aptos" w:hAnsi="Aptos" w:cs="Aptos"/>
          <w:i/>
          <w:iCs/>
        </w:rPr>
        <w:t>Listening Devices Act 1991 (Tas)</w:t>
      </w:r>
      <w:r w:rsidRPr="2AB24C9F">
        <w:rPr>
          <w:rFonts w:ascii="Aptos" w:eastAsia="Aptos" w:hAnsi="Aptos" w:cs="Aptos"/>
        </w:rPr>
        <w:t xml:space="preserve">. </w:t>
      </w:r>
      <w:hyperlink r:id="rId23">
        <w:r w:rsidRPr="2AB24C9F">
          <w:rPr>
            <w:rStyle w:val="Hyperlink"/>
            <w:rFonts w:ascii="Aptos" w:eastAsia="Aptos" w:hAnsi="Aptos" w:cs="Aptos"/>
          </w:rPr>
          <w:t>https://www.legislation.tas.gov.au/view/whole/html/inforce/current/act-1991-021</w:t>
        </w:r>
      </w:hyperlink>
    </w:p>
    <w:p w14:paraId="1A883863" w14:textId="16758D6A" w:rsidR="7FE691B9" w:rsidRDefault="7FE691B9" w:rsidP="2AB24C9F">
      <w:pPr>
        <w:spacing w:before="240" w:after="240"/>
      </w:pPr>
      <w:r w:rsidRPr="2AB24C9F">
        <w:rPr>
          <w:rFonts w:ascii="Aptos" w:eastAsia="Aptos" w:hAnsi="Aptos" w:cs="Aptos"/>
        </w:rPr>
        <w:t xml:space="preserve">Victoria Government. (1999). </w:t>
      </w:r>
      <w:r w:rsidRPr="2AB24C9F">
        <w:rPr>
          <w:rFonts w:ascii="Aptos" w:eastAsia="Aptos" w:hAnsi="Aptos" w:cs="Aptos"/>
          <w:i/>
          <w:iCs/>
        </w:rPr>
        <w:t>Surveillance Devices Act 1999 (Vic)</w:t>
      </w:r>
      <w:r w:rsidRPr="2AB24C9F">
        <w:rPr>
          <w:rFonts w:ascii="Aptos" w:eastAsia="Aptos" w:hAnsi="Aptos" w:cs="Aptos"/>
        </w:rPr>
        <w:t xml:space="preserve">. </w:t>
      </w:r>
      <w:hyperlink r:id="rId24">
        <w:r w:rsidRPr="2AB24C9F">
          <w:rPr>
            <w:rStyle w:val="Hyperlink"/>
            <w:rFonts w:ascii="Aptos" w:eastAsia="Aptos" w:hAnsi="Aptos" w:cs="Aptos"/>
          </w:rPr>
          <w:t>https://www.legislation.vic.gov.au/as-made/acts/surveillance-devices-act-1999</w:t>
        </w:r>
      </w:hyperlink>
    </w:p>
    <w:p w14:paraId="618A31D9" w14:textId="7BE6C80D" w:rsidR="7FE691B9" w:rsidRDefault="7FE691B9" w:rsidP="2AB24C9F">
      <w:pPr>
        <w:spacing w:before="240" w:after="240"/>
      </w:pPr>
      <w:r w:rsidRPr="2AB24C9F">
        <w:rPr>
          <w:rFonts w:ascii="Aptos" w:eastAsia="Aptos" w:hAnsi="Aptos" w:cs="Aptos"/>
        </w:rPr>
        <w:t xml:space="preserve">Western Australia Government. (1998). </w:t>
      </w:r>
      <w:r w:rsidRPr="2AB24C9F">
        <w:rPr>
          <w:rFonts w:ascii="Aptos" w:eastAsia="Aptos" w:hAnsi="Aptos" w:cs="Aptos"/>
          <w:i/>
          <w:iCs/>
        </w:rPr>
        <w:t>Surveillance Devices Act 1998 (WA)</w:t>
      </w:r>
      <w:r w:rsidRPr="2AB24C9F">
        <w:rPr>
          <w:rFonts w:ascii="Aptos" w:eastAsia="Aptos" w:hAnsi="Aptos" w:cs="Aptos"/>
        </w:rPr>
        <w:t xml:space="preserve">. </w:t>
      </w:r>
      <w:hyperlink r:id="rId25">
        <w:r w:rsidRPr="2AB24C9F">
          <w:rPr>
            <w:rStyle w:val="Hyperlink"/>
            <w:rFonts w:ascii="Aptos" w:eastAsia="Aptos" w:hAnsi="Aptos" w:cs="Aptos"/>
          </w:rPr>
          <w:t>https://www.legislation.wa.gov.au/legislation/prod/filestore.nsf/FileURL/mrdoc_27928.pdf/$FILE/Surveillance%20Devices%20Act%201998.pdf</w:t>
        </w:r>
      </w:hyperlink>
    </w:p>
    <w:p w14:paraId="02639B1A" w14:textId="1745AC7C" w:rsidR="2AB24C9F" w:rsidRDefault="2AB24C9F" w:rsidP="2AB24C9F"/>
    <w:p w14:paraId="0EA87DC0" w14:textId="62BD8A48" w:rsidR="2AB24C9F" w:rsidRDefault="2AB24C9F" w:rsidP="2AB24C9F"/>
    <w:p w14:paraId="3C3B04C8" w14:textId="5FC6701F" w:rsidR="2AB24C9F" w:rsidRDefault="2AB24C9F" w:rsidP="2AB24C9F"/>
    <w:p w14:paraId="522DFA37" w14:textId="201D8491" w:rsidR="2AB24C9F" w:rsidRDefault="2AB24C9F" w:rsidP="2AB24C9F"/>
    <w:p w14:paraId="5B61DC27" w14:textId="6511CBF2" w:rsidR="000E107E" w:rsidRPr="000E107E" w:rsidRDefault="000E107E" w:rsidP="000E107E"/>
    <w:p w14:paraId="5E2A5CB7" w14:textId="77777777" w:rsidR="000E107E" w:rsidRDefault="000E107E" w:rsidP="000E107E"/>
    <w:p w14:paraId="4FC21DA1" w14:textId="77777777" w:rsidR="000E107E" w:rsidRPr="000E107E" w:rsidRDefault="000E107E" w:rsidP="000E107E"/>
    <w:p w14:paraId="7B3AF7D2" w14:textId="77777777" w:rsidR="00DD055F" w:rsidRDefault="00DD055F" w:rsidP="003542BE"/>
    <w:p w14:paraId="67A71C44" w14:textId="77777777" w:rsidR="00DD055F" w:rsidRPr="00DD055F" w:rsidRDefault="00DD055F" w:rsidP="003542BE"/>
    <w:p w14:paraId="667DC939" w14:textId="77777777" w:rsidR="00517D45" w:rsidRPr="00517D45" w:rsidRDefault="00517D45" w:rsidP="003542BE"/>
    <w:sectPr w:rsidR="00517D45" w:rsidRPr="00517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D30"/>
    <w:multiLevelType w:val="multilevel"/>
    <w:tmpl w:val="1D8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4469"/>
    <w:multiLevelType w:val="hybridMultilevel"/>
    <w:tmpl w:val="3AB823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E4777EE"/>
    <w:multiLevelType w:val="hybridMultilevel"/>
    <w:tmpl w:val="497EE7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B936D7"/>
    <w:multiLevelType w:val="multilevel"/>
    <w:tmpl w:val="197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432E7"/>
    <w:multiLevelType w:val="multilevel"/>
    <w:tmpl w:val="27E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66B2C"/>
    <w:multiLevelType w:val="multilevel"/>
    <w:tmpl w:val="97B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B104F"/>
    <w:multiLevelType w:val="hybridMultilevel"/>
    <w:tmpl w:val="504A9D2A"/>
    <w:lvl w:ilvl="0" w:tplc="FE78E6E0">
      <w:start w:val="1"/>
      <w:numFmt w:val="bullet"/>
      <w:lvlText w:val=""/>
      <w:lvlJc w:val="left"/>
      <w:pPr>
        <w:ind w:left="720" w:hanging="360"/>
      </w:pPr>
      <w:rPr>
        <w:rFonts w:ascii="Symbol" w:hAnsi="Symbol" w:hint="default"/>
      </w:rPr>
    </w:lvl>
    <w:lvl w:ilvl="1" w:tplc="C81C8E78">
      <w:start w:val="1"/>
      <w:numFmt w:val="bullet"/>
      <w:lvlText w:val="o"/>
      <w:lvlJc w:val="left"/>
      <w:pPr>
        <w:ind w:left="1440" w:hanging="360"/>
      </w:pPr>
      <w:rPr>
        <w:rFonts w:ascii="Courier New" w:hAnsi="Courier New" w:hint="default"/>
      </w:rPr>
    </w:lvl>
    <w:lvl w:ilvl="2" w:tplc="1408B7FE">
      <w:start w:val="1"/>
      <w:numFmt w:val="bullet"/>
      <w:lvlText w:val=""/>
      <w:lvlJc w:val="left"/>
      <w:pPr>
        <w:ind w:left="2160" w:hanging="360"/>
      </w:pPr>
      <w:rPr>
        <w:rFonts w:ascii="Wingdings" w:hAnsi="Wingdings" w:hint="default"/>
      </w:rPr>
    </w:lvl>
    <w:lvl w:ilvl="3" w:tplc="378C8868">
      <w:start w:val="1"/>
      <w:numFmt w:val="bullet"/>
      <w:lvlText w:val=""/>
      <w:lvlJc w:val="left"/>
      <w:pPr>
        <w:ind w:left="2880" w:hanging="360"/>
      </w:pPr>
      <w:rPr>
        <w:rFonts w:ascii="Symbol" w:hAnsi="Symbol" w:hint="default"/>
      </w:rPr>
    </w:lvl>
    <w:lvl w:ilvl="4" w:tplc="6DA617CC">
      <w:start w:val="1"/>
      <w:numFmt w:val="bullet"/>
      <w:lvlText w:val="o"/>
      <w:lvlJc w:val="left"/>
      <w:pPr>
        <w:ind w:left="3600" w:hanging="360"/>
      </w:pPr>
      <w:rPr>
        <w:rFonts w:ascii="Courier New" w:hAnsi="Courier New" w:hint="default"/>
      </w:rPr>
    </w:lvl>
    <w:lvl w:ilvl="5" w:tplc="538CB9DA">
      <w:start w:val="1"/>
      <w:numFmt w:val="bullet"/>
      <w:lvlText w:val=""/>
      <w:lvlJc w:val="left"/>
      <w:pPr>
        <w:ind w:left="4320" w:hanging="360"/>
      </w:pPr>
      <w:rPr>
        <w:rFonts w:ascii="Wingdings" w:hAnsi="Wingdings" w:hint="default"/>
      </w:rPr>
    </w:lvl>
    <w:lvl w:ilvl="6" w:tplc="53E0287E">
      <w:start w:val="1"/>
      <w:numFmt w:val="bullet"/>
      <w:lvlText w:val=""/>
      <w:lvlJc w:val="left"/>
      <w:pPr>
        <w:ind w:left="5040" w:hanging="360"/>
      </w:pPr>
      <w:rPr>
        <w:rFonts w:ascii="Symbol" w:hAnsi="Symbol" w:hint="default"/>
      </w:rPr>
    </w:lvl>
    <w:lvl w:ilvl="7" w:tplc="E3F6179E">
      <w:start w:val="1"/>
      <w:numFmt w:val="bullet"/>
      <w:lvlText w:val="o"/>
      <w:lvlJc w:val="left"/>
      <w:pPr>
        <w:ind w:left="5760" w:hanging="360"/>
      </w:pPr>
      <w:rPr>
        <w:rFonts w:ascii="Courier New" w:hAnsi="Courier New" w:hint="default"/>
      </w:rPr>
    </w:lvl>
    <w:lvl w:ilvl="8" w:tplc="8C3EADB2">
      <w:start w:val="1"/>
      <w:numFmt w:val="bullet"/>
      <w:lvlText w:val=""/>
      <w:lvlJc w:val="left"/>
      <w:pPr>
        <w:ind w:left="6480" w:hanging="360"/>
      </w:pPr>
      <w:rPr>
        <w:rFonts w:ascii="Wingdings" w:hAnsi="Wingdings" w:hint="default"/>
      </w:rPr>
    </w:lvl>
  </w:abstractNum>
  <w:abstractNum w:abstractNumId="7" w15:restartNumberingAfterBreak="0">
    <w:nsid w:val="1F303070"/>
    <w:multiLevelType w:val="multilevel"/>
    <w:tmpl w:val="0756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80486"/>
    <w:multiLevelType w:val="multilevel"/>
    <w:tmpl w:val="4E7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597AF"/>
    <w:multiLevelType w:val="hybridMultilevel"/>
    <w:tmpl w:val="E1C027BE"/>
    <w:lvl w:ilvl="0" w:tplc="F47CEB36">
      <w:start w:val="1"/>
      <w:numFmt w:val="bullet"/>
      <w:lvlText w:val=""/>
      <w:lvlJc w:val="left"/>
      <w:pPr>
        <w:ind w:left="720" w:hanging="360"/>
      </w:pPr>
      <w:rPr>
        <w:rFonts w:ascii="Symbol" w:hAnsi="Symbol" w:hint="default"/>
      </w:rPr>
    </w:lvl>
    <w:lvl w:ilvl="1" w:tplc="37DC669A">
      <w:start w:val="1"/>
      <w:numFmt w:val="bullet"/>
      <w:lvlText w:val="o"/>
      <w:lvlJc w:val="left"/>
      <w:pPr>
        <w:ind w:left="1440" w:hanging="360"/>
      </w:pPr>
      <w:rPr>
        <w:rFonts w:ascii="Courier New" w:hAnsi="Courier New" w:hint="default"/>
      </w:rPr>
    </w:lvl>
    <w:lvl w:ilvl="2" w:tplc="B808C03C">
      <w:start w:val="1"/>
      <w:numFmt w:val="bullet"/>
      <w:lvlText w:val=""/>
      <w:lvlJc w:val="left"/>
      <w:pPr>
        <w:ind w:left="2160" w:hanging="360"/>
      </w:pPr>
      <w:rPr>
        <w:rFonts w:ascii="Wingdings" w:hAnsi="Wingdings" w:hint="default"/>
      </w:rPr>
    </w:lvl>
    <w:lvl w:ilvl="3" w:tplc="576C3CF6">
      <w:start w:val="1"/>
      <w:numFmt w:val="bullet"/>
      <w:lvlText w:val=""/>
      <w:lvlJc w:val="left"/>
      <w:pPr>
        <w:ind w:left="2880" w:hanging="360"/>
      </w:pPr>
      <w:rPr>
        <w:rFonts w:ascii="Symbol" w:hAnsi="Symbol" w:hint="default"/>
      </w:rPr>
    </w:lvl>
    <w:lvl w:ilvl="4" w:tplc="12D856D6">
      <w:start w:val="1"/>
      <w:numFmt w:val="bullet"/>
      <w:lvlText w:val="o"/>
      <w:lvlJc w:val="left"/>
      <w:pPr>
        <w:ind w:left="3600" w:hanging="360"/>
      </w:pPr>
      <w:rPr>
        <w:rFonts w:ascii="Courier New" w:hAnsi="Courier New" w:hint="default"/>
      </w:rPr>
    </w:lvl>
    <w:lvl w:ilvl="5" w:tplc="C546A99C">
      <w:start w:val="1"/>
      <w:numFmt w:val="bullet"/>
      <w:lvlText w:val=""/>
      <w:lvlJc w:val="left"/>
      <w:pPr>
        <w:ind w:left="4320" w:hanging="360"/>
      </w:pPr>
      <w:rPr>
        <w:rFonts w:ascii="Wingdings" w:hAnsi="Wingdings" w:hint="default"/>
      </w:rPr>
    </w:lvl>
    <w:lvl w:ilvl="6" w:tplc="63F4FE52">
      <w:start w:val="1"/>
      <w:numFmt w:val="bullet"/>
      <w:lvlText w:val=""/>
      <w:lvlJc w:val="left"/>
      <w:pPr>
        <w:ind w:left="5040" w:hanging="360"/>
      </w:pPr>
      <w:rPr>
        <w:rFonts w:ascii="Symbol" w:hAnsi="Symbol" w:hint="default"/>
      </w:rPr>
    </w:lvl>
    <w:lvl w:ilvl="7" w:tplc="1D28FCB8">
      <w:start w:val="1"/>
      <w:numFmt w:val="bullet"/>
      <w:lvlText w:val="o"/>
      <w:lvlJc w:val="left"/>
      <w:pPr>
        <w:ind w:left="5760" w:hanging="360"/>
      </w:pPr>
      <w:rPr>
        <w:rFonts w:ascii="Courier New" w:hAnsi="Courier New" w:hint="default"/>
      </w:rPr>
    </w:lvl>
    <w:lvl w:ilvl="8" w:tplc="D76E2E22">
      <w:start w:val="1"/>
      <w:numFmt w:val="bullet"/>
      <w:lvlText w:val=""/>
      <w:lvlJc w:val="left"/>
      <w:pPr>
        <w:ind w:left="6480" w:hanging="360"/>
      </w:pPr>
      <w:rPr>
        <w:rFonts w:ascii="Wingdings" w:hAnsi="Wingdings" w:hint="default"/>
      </w:rPr>
    </w:lvl>
  </w:abstractNum>
  <w:abstractNum w:abstractNumId="10" w15:restartNumberingAfterBreak="0">
    <w:nsid w:val="2FE5267A"/>
    <w:multiLevelType w:val="hybridMultilevel"/>
    <w:tmpl w:val="BA2A6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A47010"/>
    <w:multiLevelType w:val="hybridMultilevel"/>
    <w:tmpl w:val="979847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7A0194D"/>
    <w:multiLevelType w:val="hybridMultilevel"/>
    <w:tmpl w:val="286AEF2A"/>
    <w:lvl w:ilvl="0" w:tplc="9E4EA7D6">
      <w:start w:val="1"/>
      <w:numFmt w:val="bullet"/>
      <w:lvlText w:val=""/>
      <w:lvlJc w:val="left"/>
      <w:pPr>
        <w:ind w:left="720" w:hanging="360"/>
      </w:pPr>
      <w:rPr>
        <w:rFonts w:ascii="Symbol" w:hAnsi="Symbol" w:hint="default"/>
      </w:rPr>
    </w:lvl>
    <w:lvl w:ilvl="1" w:tplc="539CF898">
      <w:start w:val="1"/>
      <w:numFmt w:val="bullet"/>
      <w:lvlText w:val="o"/>
      <w:lvlJc w:val="left"/>
      <w:pPr>
        <w:ind w:left="1440" w:hanging="360"/>
      </w:pPr>
      <w:rPr>
        <w:rFonts w:ascii="Courier New" w:hAnsi="Courier New" w:hint="default"/>
      </w:rPr>
    </w:lvl>
    <w:lvl w:ilvl="2" w:tplc="875C7FCC">
      <w:start w:val="1"/>
      <w:numFmt w:val="bullet"/>
      <w:lvlText w:val=""/>
      <w:lvlJc w:val="left"/>
      <w:pPr>
        <w:ind w:left="2160" w:hanging="360"/>
      </w:pPr>
      <w:rPr>
        <w:rFonts w:ascii="Wingdings" w:hAnsi="Wingdings" w:hint="default"/>
      </w:rPr>
    </w:lvl>
    <w:lvl w:ilvl="3" w:tplc="247E4B38">
      <w:start w:val="1"/>
      <w:numFmt w:val="bullet"/>
      <w:lvlText w:val=""/>
      <w:lvlJc w:val="left"/>
      <w:pPr>
        <w:ind w:left="2880" w:hanging="360"/>
      </w:pPr>
      <w:rPr>
        <w:rFonts w:ascii="Symbol" w:hAnsi="Symbol" w:hint="default"/>
      </w:rPr>
    </w:lvl>
    <w:lvl w:ilvl="4" w:tplc="027E0B20">
      <w:start w:val="1"/>
      <w:numFmt w:val="bullet"/>
      <w:lvlText w:val="o"/>
      <w:lvlJc w:val="left"/>
      <w:pPr>
        <w:ind w:left="3600" w:hanging="360"/>
      </w:pPr>
      <w:rPr>
        <w:rFonts w:ascii="Courier New" w:hAnsi="Courier New" w:hint="default"/>
      </w:rPr>
    </w:lvl>
    <w:lvl w:ilvl="5" w:tplc="1952B8A0">
      <w:start w:val="1"/>
      <w:numFmt w:val="bullet"/>
      <w:lvlText w:val=""/>
      <w:lvlJc w:val="left"/>
      <w:pPr>
        <w:ind w:left="4320" w:hanging="360"/>
      </w:pPr>
      <w:rPr>
        <w:rFonts w:ascii="Wingdings" w:hAnsi="Wingdings" w:hint="default"/>
      </w:rPr>
    </w:lvl>
    <w:lvl w:ilvl="6" w:tplc="7ECCBE36">
      <w:start w:val="1"/>
      <w:numFmt w:val="bullet"/>
      <w:lvlText w:val=""/>
      <w:lvlJc w:val="left"/>
      <w:pPr>
        <w:ind w:left="5040" w:hanging="360"/>
      </w:pPr>
      <w:rPr>
        <w:rFonts w:ascii="Symbol" w:hAnsi="Symbol" w:hint="default"/>
      </w:rPr>
    </w:lvl>
    <w:lvl w:ilvl="7" w:tplc="C76E794E">
      <w:start w:val="1"/>
      <w:numFmt w:val="bullet"/>
      <w:lvlText w:val="o"/>
      <w:lvlJc w:val="left"/>
      <w:pPr>
        <w:ind w:left="5760" w:hanging="360"/>
      </w:pPr>
      <w:rPr>
        <w:rFonts w:ascii="Courier New" w:hAnsi="Courier New" w:hint="default"/>
      </w:rPr>
    </w:lvl>
    <w:lvl w:ilvl="8" w:tplc="431AA496">
      <w:start w:val="1"/>
      <w:numFmt w:val="bullet"/>
      <w:lvlText w:val=""/>
      <w:lvlJc w:val="left"/>
      <w:pPr>
        <w:ind w:left="6480" w:hanging="360"/>
      </w:pPr>
      <w:rPr>
        <w:rFonts w:ascii="Wingdings" w:hAnsi="Wingdings" w:hint="default"/>
      </w:rPr>
    </w:lvl>
  </w:abstractNum>
  <w:abstractNum w:abstractNumId="13" w15:restartNumberingAfterBreak="0">
    <w:nsid w:val="38194909"/>
    <w:multiLevelType w:val="hybridMultilevel"/>
    <w:tmpl w:val="5E24E910"/>
    <w:lvl w:ilvl="0" w:tplc="A1F011CA">
      <w:start w:val="1"/>
      <w:numFmt w:val="bullet"/>
      <w:lvlText w:val=""/>
      <w:lvlJc w:val="left"/>
      <w:pPr>
        <w:ind w:left="720" w:hanging="360"/>
      </w:pPr>
      <w:rPr>
        <w:rFonts w:ascii="Symbol" w:hAnsi="Symbol" w:hint="default"/>
      </w:rPr>
    </w:lvl>
    <w:lvl w:ilvl="1" w:tplc="C7164EA0">
      <w:start w:val="1"/>
      <w:numFmt w:val="bullet"/>
      <w:lvlText w:val="o"/>
      <w:lvlJc w:val="left"/>
      <w:pPr>
        <w:ind w:left="1440" w:hanging="360"/>
      </w:pPr>
      <w:rPr>
        <w:rFonts w:ascii="Courier New" w:hAnsi="Courier New" w:hint="default"/>
      </w:rPr>
    </w:lvl>
    <w:lvl w:ilvl="2" w:tplc="A118BF5A">
      <w:start w:val="1"/>
      <w:numFmt w:val="bullet"/>
      <w:lvlText w:val=""/>
      <w:lvlJc w:val="left"/>
      <w:pPr>
        <w:ind w:left="2160" w:hanging="360"/>
      </w:pPr>
      <w:rPr>
        <w:rFonts w:ascii="Wingdings" w:hAnsi="Wingdings" w:hint="default"/>
      </w:rPr>
    </w:lvl>
    <w:lvl w:ilvl="3" w:tplc="8456757A">
      <w:start w:val="1"/>
      <w:numFmt w:val="bullet"/>
      <w:lvlText w:val=""/>
      <w:lvlJc w:val="left"/>
      <w:pPr>
        <w:ind w:left="2880" w:hanging="360"/>
      </w:pPr>
      <w:rPr>
        <w:rFonts w:ascii="Symbol" w:hAnsi="Symbol" w:hint="default"/>
      </w:rPr>
    </w:lvl>
    <w:lvl w:ilvl="4" w:tplc="4F04D1A0">
      <w:start w:val="1"/>
      <w:numFmt w:val="bullet"/>
      <w:lvlText w:val="o"/>
      <w:lvlJc w:val="left"/>
      <w:pPr>
        <w:ind w:left="3600" w:hanging="360"/>
      </w:pPr>
      <w:rPr>
        <w:rFonts w:ascii="Courier New" w:hAnsi="Courier New" w:hint="default"/>
      </w:rPr>
    </w:lvl>
    <w:lvl w:ilvl="5" w:tplc="6B62028A">
      <w:start w:val="1"/>
      <w:numFmt w:val="bullet"/>
      <w:lvlText w:val=""/>
      <w:lvlJc w:val="left"/>
      <w:pPr>
        <w:ind w:left="4320" w:hanging="360"/>
      </w:pPr>
      <w:rPr>
        <w:rFonts w:ascii="Wingdings" w:hAnsi="Wingdings" w:hint="default"/>
      </w:rPr>
    </w:lvl>
    <w:lvl w:ilvl="6" w:tplc="D6F897AE">
      <w:start w:val="1"/>
      <w:numFmt w:val="bullet"/>
      <w:lvlText w:val=""/>
      <w:lvlJc w:val="left"/>
      <w:pPr>
        <w:ind w:left="5040" w:hanging="360"/>
      </w:pPr>
      <w:rPr>
        <w:rFonts w:ascii="Symbol" w:hAnsi="Symbol" w:hint="default"/>
      </w:rPr>
    </w:lvl>
    <w:lvl w:ilvl="7" w:tplc="63C0530C">
      <w:start w:val="1"/>
      <w:numFmt w:val="bullet"/>
      <w:lvlText w:val="o"/>
      <w:lvlJc w:val="left"/>
      <w:pPr>
        <w:ind w:left="5760" w:hanging="360"/>
      </w:pPr>
      <w:rPr>
        <w:rFonts w:ascii="Courier New" w:hAnsi="Courier New" w:hint="default"/>
      </w:rPr>
    </w:lvl>
    <w:lvl w:ilvl="8" w:tplc="6BF643E8">
      <w:start w:val="1"/>
      <w:numFmt w:val="bullet"/>
      <w:lvlText w:val=""/>
      <w:lvlJc w:val="left"/>
      <w:pPr>
        <w:ind w:left="6480" w:hanging="360"/>
      </w:pPr>
      <w:rPr>
        <w:rFonts w:ascii="Wingdings" w:hAnsi="Wingdings" w:hint="default"/>
      </w:rPr>
    </w:lvl>
  </w:abstractNum>
  <w:abstractNum w:abstractNumId="14" w15:restartNumberingAfterBreak="0">
    <w:nsid w:val="3D4B1925"/>
    <w:multiLevelType w:val="multilevel"/>
    <w:tmpl w:val="8DF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A3B9F"/>
    <w:multiLevelType w:val="hybridMultilevel"/>
    <w:tmpl w:val="E06292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24E7D8B"/>
    <w:multiLevelType w:val="multilevel"/>
    <w:tmpl w:val="35E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091FA"/>
    <w:multiLevelType w:val="hybridMultilevel"/>
    <w:tmpl w:val="4E28C08C"/>
    <w:lvl w:ilvl="0" w:tplc="7354FA24">
      <w:start w:val="1"/>
      <w:numFmt w:val="bullet"/>
      <w:lvlText w:val=""/>
      <w:lvlJc w:val="left"/>
      <w:pPr>
        <w:ind w:left="720" w:hanging="360"/>
      </w:pPr>
      <w:rPr>
        <w:rFonts w:ascii="Symbol" w:hAnsi="Symbol" w:hint="default"/>
      </w:rPr>
    </w:lvl>
    <w:lvl w:ilvl="1" w:tplc="B9B609CC">
      <w:start w:val="1"/>
      <w:numFmt w:val="bullet"/>
      <w:lvlText w:val="o"/>
      <w:lvlJc w:val="left"/>
      <w:pPr>
        <w:ind w:left="1440" w:hanging="360"/>
      </w:pPr>
      <w:rPr>
        <w:rFonts w:ascii="Courier New" w:hAnsi="Courier New" w:hint="default"/>
      </w:rPr>
    </w:lvl>
    <w:lvl w:ilvl="2" w:tplc="51EC3902">
      <w:start w:val="1"/>
      <w:numFmt w:val="bullet"/>
      <w:lvlText w:val=""/>
      <w:lvlJc w:val="left"/>
      <w:pPr>
        <w:ind w:left="2160" w:hanging="360"/>
      </w:pPr>
      <w:rPr>
        <w:rFonts w:ascii="Wingdings" w:hAnsi="Wingdings" w:hint="default"/>
      </w:rPr>
    </w:lvl>
    <w:lvl w:ilvl="3" w:tplc="78AE2DD8">
      <w:start w:val="1"/>
      <w:numFmt w:val="bullet"/>
      <w:lvlText w:val=""/>
      <w:lvlJc w:val="left"/>
      <w:pPr>
        <w:ind w:left="2880" w:hanging="360"/>
      </w:pPr>
      <w:rPr>
        <w:rFonts w:ascii="Symbol" w:hAnsi="Symbol" w:hint="default"/>
      </w:rPr>
    </w:lvl>
    <w:lvl w:ilvl="4" w:tplc="295644CA">
      <w:start w:val="1"/>
      <w:numFmt w:val="bullet"/>
      <w:lvlText w:val="o"/>
      <w:lvlJc w:val="left"/>
      <w:pPr>
        <w:ind w:left="3600" w:hanging="360"/>
      </w:pPr>
      <w:rPr>
        <w:rFonts w:ascii="Courier New" w:hAnsi="Courier New" w:hint="default"/>
      </w:rPr>
    </w:lvl>
    <w:lvl w:ilvl="5" w:tplc="45A67910">
      <w:start w:val="1"/>
      <w:numFmt w:val="bullet"/>
      <w:lvlText w:val=""/>
      <w:lvlJc w:val="left"/>
      <w:pPr>
        <w:ind w:left="4320" w:hanging="360"/>
      </w:pPr>
      <w:rPr>
        <w:rFonts w:ascii="Wingdings" w:hAnsi="Wingdings" w:hint="default"/>
      </w:rPr>
    </w:lvl>
    <w:lvl w:ilvl="6" w:tplc="DDCA4D12">
      <w:start w:val="1"/>
      <w:numFmt w:val="bullet"/>
      <w:lvlText w:val=""/>
      <w:lvlJc w:val="left"/>
      <w:pPr>
        <w:ind w:left="5040" w:hanging="360"/>
      </w:pPr>
      <w:rPr>
        <w:rFonts w:ascii="Symbol" w:hAnsi="Symbol" w:hint="default"/>
      </w:rPr>
    </w:lvl>
    <w:lvl w:ilvl="7" w:tplc="FE209FA8">
      <w:start w:val="1"/>
      <w:numFmt w:val="bullet"/>
      <w:lvlText w:val="o"/>
      <w:lvlJc w:val="left"/>
      <w:pPr>
        <w:ind w:left="5760" w:hanging="360"/>
      </w:pPr>
      <w:rPr>
        <w:rFonts w:ascii="Courier New" w:hAnsi="Courier New" w:hint="default"/>
      </w:rPr>
    </w:lvl>
    <w:lvl w:ilvl="8" w:tplc="6BA0503A">
      <w:start w:val="1"/>
      <w:numFmt w:val="bullet"/>
      <w:lvlText w:val=""/>
      <w:lvlJc w:val="left"/>
      <w:pPr>
        <w:ind w:left="6480" w:hanging="360"/>
      </w:pPr>
      <w:rPr>
        <w:rFonts w:ascii="Wingdings" w:hAnsi="Wingdings" w:hint="default"/>
      </w:rPr>
    </w:lvl>
  </w:abstractNum>
  <w:abstractNum w:abstractNumId="18" w15:restartNumberingAfterBreak="0">
    <w:nsid w:val="52EB490C"/>
    <w:multiLevelType w:val="hybridMultilevel"/>
    <w:tmpl w:val="50BEF0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3905F67"/>
    <w:multiLevelType w:val="multilevel"/>
    <w:tmpl w:val="8F04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C07C0"/>
    <w:multiLevelType w:val="hybridMultilevel"/>
    <w:tmpl w:val="EBD27D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C829386"/>
    <w:multiLevelType w:val="hybridMultilevel"/>
    <w:tmpl w:val="24A2A62E"/>
    <w:lvl w:ilvl="0" w:tplc="D7D8F946">
      <w:start w:val="1"/>
      <w:numFmt w:val="bullet"/>
      <w:lvlText w:val=""/>
      <w:lvlJc w:val="left"/>
      <w:pPr>
        <w:ind w:left="720" w:hanging="360"/>
      </w:pPr>
      <w:rPr>
        <w:rFonts w:ascii="Symbol" w:hAnsi="Symbol" w:hint="default"/>
      </w:rPr>
    </w:lvl>
    <w:lvl w:ilvl="1" w:tplc="A3FEC40C">
      <w:start w:val="1"/>
      <w:numFmt w:val="bullet"/>
      <w:lvlText w:val="o"/>
      <w:lvlJc w:val="left"/>
      <w:pPr>
        <w:ind w:left="1440" w:hanging="360"/>
      </w:pPr>
      <w:rPr>
        <w:rFonts w:ascii="Courier New" w:hAnsi="Courier New" w:hint="default"/>
      </w:rPr>
    </w:lvl>
    <w:lvl w:ilvl="2" w:tplc="8C54E818">
      <w:start w:val="1"/>
      <w:numFmt w:val="bullet"/>
      <w:lvlText w:val=""/>
      <w:lvlJc w:val="left"/>
      <w:pPr>
        <w:ind w:left="2160" w:hanging="360"/>
      </w:pPr>
      <w:rPr>
        <w:rFonts w:ascii="Wingdings" w:hAnsi="Wingdings" w:hint="default"/>
      </w:rPr>
    </w:lvl>
    <w:lvl w:ilvl="3" w:tplc="A838E5F4">
      <w:start w:val="1"/>
      <w:numFmt w:val="bullet"/>
      <w:lvlText w:val=""/>
      <w:lvlJc w:val="left"/>
      <w:pPr>
        <w:ind w:left="2880" w:hanging="360"/>
      </w:pPr>
      <w:rPr>
        <w:rFonts w:ascii="Symbol" w:hAnsi="Symbol" w:hint="default"/>
      </w:rPr>
    </w:lvl>
    <w:lvl w:ilvl="4" w:tplc="688AE5C2">
      <w:start w:val="1"/>
      <w:numFmt w:val="bullet"/>
      <w:lvlText w:val="o"/>
      <w:lvlJc w:val="left"/>
      <w:pPr>
        <w:ind w:left="3600" w:hanging="360"/>
      </w:pPr>
      <w:rPr>
        <w:rFonts w:ascii="Courier New" w:hAnsi="Courier New" w:hint="default"/>
      </w:rPr>
    </w:lvl>
    <w:lvl w:ilvl="5" w:tplc="C8223710">
      <w:start w:val="1"/>
      <w:numFmt w:val="bullet"/>
      <w:lvlText w:val=""/>
      <w:lvlJc w:val="left"/>
      <w:pPr>
        <w:ind w:left="4320" w:hanging="360"/>
      </w:pPr>
      <w:rPr>
        <w:rFonts w:ascii="Wingdings" w:hAnsi="Wingdings" w:hint="default"/>
      </w:rPr>
    </w:lvl>
    <w:lvl w:ilvl="6" w:tplc="B5C25184">
      <w:start w:val="1"/>
      <w:numFmt w:val="bullet"/>
      <w:lvlText w:val=""/>
      <w:lvlJc w:val="left"/>
      <w:pPr>
        <w:ind w:left="5040" w:hanging="360"/>
      </w:pPr>
      <w:rPr>
        <w:rFonts w:ascii="Symbol" w:hAnsi="Symbol" w:hint="default"/>
      </w:rPr>
    </w:lvl>
    <w:lvl w:ilvl="7" w:tplc="88FA4C86">
      <w:start w:val="1"/>
      <w:numFmt w:val="bullet"/>
      <w:lvlText w:val="o"/>
      <w:lvlJc w:val="left"/>
      <w:pPr>
        <w:ind w:left="5760" w:hanging="360"/>
      </w:pPr>
      <w:rPr>
        <w:rFonts w:ascii="Courier New" w:hAnsi="Courier New" w:hint="default"/>
      </w:rPr>
    </w:lvl>
    <w:lvl w:ilvl="8" w:tplc="40EAE15E">
      <w:start w:val="1"/>
      <w:numFmt w:val="bullet"/>
      <w:lvlText w:val=""/>
      <w:lvlJc w:val="left"/>
      <w:pPr>
        <w:ind w:left="6480" w:hanging="360"/>
      </w:pPr>
      <w:rPr>
        <w:rFonts w:ascii="Wingdings" w:hAnsi="Wingdings" w:hint="default"/>
      </w:rPr>
    </w:lvl>
  </w:abstractNum>
  <w:abstractNum w:abstractNumId="22" w15:restartNumberingAfterBreak="0">
    <w:nsid w:val="6F445256"/>
    <w:multiLevelType w:val="hybridMultilevel"/>
    <w:tmpl w:val="E3C0FE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0274EB0"/>
    <w:multiLevelType w:val="multilevel"/>
    <w:tmpl w:val="010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003B4"/>
    <w:multiLevelType w:val="multilevel"/>
    <w:tmpl w:val="9EE8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000990">
    <w:abstractNumId w:val="6"/>
  </w:num>
  <w:num w:numId="2" w16cid:durableId="735587762">
    <w:abstractNumId w:val="21"/>
  </w:num>
  <w:num w:numId="3" w16cid:durableId="893467631">
    <w:abstractNumId w:val="17"/>
  </w:num>
  <w:num w:numId="4" w16cid:durableId="101800010">
    <w:abstractNumId w:val="12"/>
  </w:num>
  <w:num w:numId="5" w16cid:durableId="609436661">
    <w:abstractNumId w:val="13"/>
  </w:num>
  <w:num w:numId="6" w16cid:durableId="425613059">
    <w:abstractNumId w:val="9"/>
  </w:num>
  <w:num w:numId="7" w16cid:durableId="1705907419">
    <w:abstractNumId w:val="18"/>
  </w:num>
  <w:num w:numId="8" w16cid:durableId="1288925915">
    <w:abstractNumId w:val="1"/>
  </w:num>
  <w:num w:numId="9" w16cid:durableId="11806865">
    <w:abstractNumId w:val="23"/>
  </w:num>
  <w:num w:numId="10" w16cid:durableId="1101294067">
    <w:abstractNumId w:val="24"/>
  </w:num>
  <w:num w:numId="11" w16cid:durableId="1513256017">
    <w:abstractNumId w:val="19"/>
  </w:num>
  <w:num w:numId="12" w16cid:durableId="1879196757">
    <w:abstractNumId w:val="3"/>
  </w:num>
  <w:num w:numId="13" w16cid:durableId="2015302834">
    <w:abstractNumId w:val="16"/>
  </w:num>
  <w:num w:numId="14" w16cid:durableId="432746496">
    <w:abstractNumId w:val="5"/>
  </w:num>
  <w:num w:numId="15" w16cid:durableId="280382035">
    <w:abstractNumId w:val="7"/>
  </w:num>
  <w:num w:numId="16" w16cid:durableId="996500591">
    <w:abstractNumId w:val="4"/>
  </w:num>
  <w:num w:numId="17" w16cid:durableId="831986999">
    <w:abstractNumId w:val="14"/>
  </w:num>
  <w:num w:numId="18" w16cid:durableId="1334067312">
    <w:abstractNumId w:val="11"/>
  </w:num>
  <w:num w:numId="19" w16cid:durableId="1146434465">
    <w:abstractNumId w:val="22"/>
  </w:num>
  <w:num w:numId="20" w16cid:durableId="630668083">
    <w:abstractNumId w:val="10"/>
  </w:num>
  <w:num w:numId="21" w16cid:durableId="265508336">
    <w:abstractNumId w:val="2"/>
  </w:num>
  <w:num w:numId="22" w16cid:durableId="187716938">
    <w:abstractNumId w:val="15"/>
  </w:num>
  <w:num w:numId="23" w16cid:durableId="1665552031">
    <w:abstractNumId w:val="20"/>
  </w:num>
  <w:num w:numId="24" w16cid:durableId="2084138821">
    <w:abstractNumId w:val="8"/>
  </w:num>
  <w:num w:numId="25" w16cid:durableId="197868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D45"/>
    <w:rsid w:val="000050E9"/>
    <w:rsid w:val="00027AF4"/>
    <w:rsid w:val="00031F86"/>
    <w:rsid w:val="000E107E"/>
    <w:rsid w:val="001349DA"/>
    <w:rsid w:val="00137515"/>
    <w:rsid w:val="00156995"/>
    <w:rsid w:val="00157A54"/>
    <w:rsid w:val="00192C5B"/>
    <w:rsid w:val="001B327C"/>
    <w:rsid w:val="002A5625"/>
    <w:rsid w:val="002D345F"/>
    <w:rsid w:val="002D43C4"/>
    <w:rsid w:val="002F4C5B"/>
    <w:rsid w:val="003542BE"/>
    <w:rsid w:val="00446BA5"/>
    <w:rsid w:val="00446D08"/>
    <w:rsid w:val="004616BE"/>
    <w:rsid w:val="004B3BD2"/>
    <w:rsid w:val="00517D45"/>
    <w:rsid w:val="00654799"/>
    <w:rsid w:val="0072711E"/>
    <w:rsid w:val="00810932"/>
    <w:rsid w:val="0085384B"/>
    <w:rsid w:val="00926A67"/>
    <w:rsid w:val="00AE3FA0"/>
    <w:rsid w:val="00AF4599"/>
    <w:rsid w:val="00B55DD7"/>
    <w:rsid w:val="00BF2F19"/>
    <w:rsid w:val="00BFBA11"/>
    <w:rsid w:val="00C43511"/>
    <w:rsid w:val="00C504C8"/>
    <w:rsid w:val="00C935CD"/>
    <w:rsid w:val="00CA17C8"/>
    <w:rsid w:val="00CC5AA7"/>
    <w:rsid w:val="00D847C4"/>
    <w:rsid w:val="00D95CD4"/>
    <w:rsid w:val="00DD055F"/>
    <w:rsid w:val="00E465A4"/>
    <w:rsid w:val="00F876A9"/>
    <w:rsid w:val="0235445F"/>
    <w:rsid w:val="03ACDCD2"/>
    <w:rsid w:val="0726F0FF"/>
    <w:rsid w:val="09EEEB7C"/>
    <w:rsid w:val="0ABC1328"/>
    <w:rsid w:val="0BA9C943"/>
    <w:rsid w:val="0C1C0A89"/>
    <w:rsid w:val="0F44C72E"/>
    <w:rsid w:val="1189B240"/>
    <w:rsid w:val="11C7B81D"/>
    <w:rsid w:val="11DE1F8D"/>
    <w:rsid w:val="13B7D02F"/>
    <w:rsid w:val="13D5AE63"/>
    <w:rsid w:val="1477ACF1"/>
    <w:rsid w:val="15BAFE3C"/>
    <w:rsid w:val="16ED6117"/>
    <w:rsid w:val="17F515E9"/>
    <w:rsid w:val="19A6576D"/>
    <w:rsid w:val="19D089BA"/>
    <w:rsid w:val="19EF0E1A"/>
    <w:rsid w:val="1A57D818"/>
    <w:rsid w:val="1A6C18A4"/>
    <w:rsid w:val="1B120413"/>
    <w:rsid w:val="1F42087E"/>
    <w:rsid w:val="203F7AB0"/>
    <w:rsid w:val="221376B7"/>
    <w:rsid w:val="2710B49C"/>
    <w:rsid w:val="283C17A3"/>
    <w:rsid w:val="28BD4E21"/>
    <w:rsid w:val="2AB24C9F"/>
    <w:rsid w:val="31293F39"/>
    <w:rsid w:val="335CF094"/>
    <w:rsid w:val="3BEEEC0C"/>
    <w:rsid w:val="3EA30CA9"/>
    <w:rsid w:val="3F91738C"/>
    <w:rsid w:val="404B76AC"/>
    <w:rsid w:val="4114786F"/>
    <w:rsid w:val="426430D5"/>
    <w:rsid w:val="4379CF3A"/>
    <w:rsid w:val="44BCA8F5"/>
    <w:rsid w:val="461388F3"/>
    <w:rsid w:val="4662A960"/>
    <w:rsid w:val="4764D4E4"/>
    <w:rsid w:val="4770EC49"/>
    <w:rsid w:val="4DA3D9A8"/>
    <w:rsid w:val="509000A0"/>
    <w:rsid w:val="52E8F5A5"/>
    <w:rsid w:val="53296A79"/>
    <w:rsid w:val="53E009CB"/>
    <w:rsid w:val="54DAE723"/>
    <w:rsid w:val="57BBBDE1"/>
    <w:rsid w:val="594271E7"/>
    <w:rsid w:val="59FA07D4"/>
    <w:rsid w:val="5A748FED"/>
    <w:rsid w:val="5B0EDDA0"/>
    <w:rsid w:val="5C6CF8CA"/>
    <w:rsid w:val="5EDD72CE"/>
    <w:rsid w:val="5F109633"/>
    <w:rsid w:val="63B83433"/>
    <w:rsid w:val="642FEA5A"/>
    <w:rsid w:val="643439A2"/>
    <w:rsid w:val="651112F4"/>
    <w:rsid w:val="65903A91"/>
    <w:rsid w:val="69B18BF8"/>
    <w:rsid w:val="6BD6B4B8"/>
    <w:rsid w:val="6BE05E38"/>
    <w:rsid w:val="6F104378"/>
    <w:rsid w:val="7101A4DD"/>
    <w:rsid w:val="711B9406"/>
    <w:rsid w:val="71B432D4"/>
    <w:rsid w:val="73DC653A"/>
    <w:rsid w:val="74BDDE29"/>
    <w:rsid w:val="751C3F6A"/>
    <w:rsid w:val="772CAAEC"/>
    <w:rsid w:val="7FE691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BE94"/>
  <w15:chartTrackingRefBased/>
  <w15:docId w15:val="{F4F99CCB-9B24-42C1-86AC-764BBE207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D45"/>
    <w:rPr>
      <w:rFonts w:eastAsiaTheme="majorEastAsia" w:cstheme="majorBidi"/>
      <w:color w:val="272727" w:themeColor="text1" w:themeTint="D8"/>
    </w:rPr>
  </w:style>
  <w:style w:type="paragraph" w:styleId="Title">
    <w:name w:val="Title"/>
    <w:basedOn w:val="Normal"/>
    <w:next w:val="Normal"/>
    <w:link w:val="TitleChar"/>
    <w:uiPriority w:val="10"/>
    <w:qFormat/>
    <w:rsid w:val="00517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D45"/>
    <w:pPr>
      <w:spacing w:before="160"/>
      <w:jc w:val="center"/>
    </w:pPr>
    <w:rPr>
      <w:i/>
      <w:iCs/>
      <w:color w:val="404040" w:themeColor="text1" w:themeTint="BF"/>
    </w:rPr>
  </w:style>
  <w:style w:type="character" w:customStyle="1" w:styleId="QuoteChar">
    <w:name w:val="Quote Char"/>
    <w:basedOn w:val="DefaultParagraphFont"/>
    <w:link w:val="Quote"/>
    <w:uiPriority w:val="29"/>
    <w:rsid w:val="00517D45"/>
    <w:rPr>
      <w:i/>
      <w:iCs/>
      <w:color w:val="404040" w:themeColor="text1" w:themeTint="BF"/>
    </w:rPr>
  </w:style>
  <w:style w:type="paragraph" w:styleId="ListParagraph">
    <w:name w:val="List Paragraph"/>
    <w:basedOn w:val="Normal"/>
    <w:uiPriority w:val="34"/>
    <w:qFormat/>
    <w:rsid w:val="00517D45"/>
    <w:pPr>
      <w:ind w:left="720"/>
      <w:contextualSpacing/>
    </w:pPr>
  </w:style>
  <w:style w:type="character" w:styleId="IntenseEmphasis">
    <w:name w:val="Intense Emphasis"/>
    <w:basedOn w:val="DefaultParagraphFont"/>
    <w:uiPriority w:val="21"/>
    <w:qFormat/>
    <w:rsid w:val="00517D45"/>
    <w:rPr>
      <w:i/>
      <w:iCs/>
      <w:color w:val="0F4761" w:themeColor="accent1" w:themeShade="BF"/>
    </w:rPr>
  </w:style>
  <w:style w:type="paragraph" w:styleId="IntenseQuote">
    <w:name w:val="Intense Quote"/>
    <w:basedOn w:val="Normal"/>
    <w:next w:val="Normal"/>
    <w:link w:val="IntenseQuoteChar"/>
    <w:uiPriority w:val="30"/>
    <w:qFormat/>
    <w:rsid w:val="00517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D45"/>
    <w:rPr>
      <w:i/>
      <w:iCs/>
      <w:color w:val="0F4761" w:themeColor="accent1" w:themeShade="BF"/>
    </w:rPr>
  </w:style>
  <w:style w:type="character" w:styleId="IntenseReference">
    <w:name w:val="Intense Reference"/>
    <w:basedOn w:val="DefaultParagraphFont"/>
    <w:uiPriority w:val="32"/>
    <w:qFormat/>
    <w:rsid w:val="00517D45"/>
    <w:rPr>
      <w:b/>
      <w:bCs/>
      <w:smallCaps/>
      <w:color w:val="0F4761" w:themeColor="accent1" w:themeShade="BF"/>
      <w:spacing w:val="5"/>
    </w:rPr>
  </w:style>
  <w:style w:type="character" w:styleId="Hyperlink">
    <w:name w:val="Hyperlink"/>
    <w:basedOn w:val="DefaultParagraphFont"/>
    <w:uiPriority w:val="99"/>
    <w:unhideWhenUsed/>
    <w:rsid w:val="000E107E"/>
    <w:rPr>
      <w:color w:val="467886" w:themeColor="hyperlink"/>
      <w:u w:val="single"/>
    </w:rPr>
  </w:style>
  <w:style w:type="character" w:styleId="UnresolvedMention">
    <w:name w:val="Unresolved Mention"/>
    <w:basedOn w:val="DefaultParagraphFont"/>
    <w:uiPriority w:val="99"/>
    <w:semiHidden/>
    <w:unhideWhenUsed/>
    <w:rsid w:val="000E1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143831X20917453" TargetMode="External"/><Relationship Id="rId13" Type="http://schemas.openxmlformats.org/officeDocument/2006/relationships/hyperlink" Target="https://www.oaic.gov.au/privacy/your-privacy-rights/your-personal-information/consent-to-the-handling-of-personal-information" TargetMode="External"/><Relationship Id="rId18" Type="http://schemas.openxmlformats.org/officeDocument/2006/relationships/hyperlink" Target="https://www.detsi.qld.gov.au/policies?a=272936:policy_registry/cm-is-ext-overt-covert-recording.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tacklaw.com.au/news/criminal-law/secretly-recording-conversations-is-it-legal-in-nsw" TargetMode="External"/><Relationship Id="rId7" Type="http://schemas.openxmlformats.org/officeDocument/2006/relationships/hyperlink" Target="https://www.biometricsinstitute.org/types-of-biometrics-gait/" TargetMode="External"/><Relationship Id="rId12" Type="http://schemas.openxmlformats.org/officeDocument/2006/relationships/hyperlink" Target="https://legislation.nsw.gov.au/view/whole/html/inforce/current/act-2007-064" TargetMode="External"/><Relationship Id="rId17" Type="http://schemas.openxmlformats.org/officeDocument/2006/relationships/hyperlink" Target="https://www5.austlii.edu.au/au/legis/qld/consol_act/cc189994/s227a.html" TargetMode="External"/><Relationship Id="rId25" Type="http://schemas.openxmlformats.org/officeDocument/2006/relationships/hyperlink" Target="https://www.legislation.wa.gov.au/legislation/prod/filestore.nsf/FileURL/mrdoc_27928.pdf/$FILE/Surveillance%20Devices%20Act%201998.pdf" TargetMode="External"/><Relationship Id="rId2" Type="http://schemas.openxmlformats.org/officeDocument/2006/relationships/styles" Target="styles.xml"/><Relationship Id="rId16" Type="http://schemas.openxmlformats.org/officeDocument/2006/relationships/hyperlink" Target="https://www.oaic.gov.au/privacy/privacy-guidance-for-organisations-and-government-agencies/organisations/facial-recognition-technology-a-guide-to-assessing-the-privacy-risks" TargetMode="External"/><Relationship Id="rId20" Type="http://schemas.openxmlformats.org/officeDocument/2006/relationships/hyperlink" Target="https://www.legislation.sa.gov.au/__legislation/lz/c/a/surveillance%20devices%20act%202016/current/2016.2.auth.pdf" TargetMode="External"/><Relationship Id="rId1" Type="http://schemas.openxmlformats.org/officeDocument/2006/relationships/numbering" Target="numbering.xml"/><Relationship Id="rId6" Type="http://schemas.openxmlformats.org/officeDocument/2006/relationships/hyperlink" Target="https://www.theguardian.com/australia-news/2020/sep/18/gary-jubelin-former-detective-loses-appeal-over-illegal-recordings-in-william-tyrrell-case" TargetMode="External"/><Relationship Id="rId11" Type="http://schemas.openxmlformats.org/officeDocument/2006/relationships/hyperlink" Target="https://legislation.nt.gov.au/Legislation/SURVEILLANCE-DEVICES-ACT-2007" TargetMode="External"/><Relationship Id="rId24" Type="http://schemas.openxmlformats.org/officeDocument/2006/relationships/hyperlink" Target="https://www.legislation.vic.gov.au/as-made/acts/surveillance-devices-act-1999" TargetMode="External"/><Relationship Id="rId5" Type="http://schemas.openxmlformats.org/officeDocument/2006/relationships/hyperlink" Target="https://www.artslaw.com.au/information-sheet/filming-in-public-places/" TargetMode="External"/><Relationship Id="rId15" Type="http://schemas.openxmlformats.org/officeDocument/2006/relationships/hyperlink" Target="https://www.oaic.gov.au/about-the-oaic/our-regulatory-approach/guide-to-privacy-regulatory-action/chapter-7-privacy-assessments" TargetMode="External"/><Relationship Id="rId23" Type="http://schemas.openxmlformats.org/officeDocument/2006/relationships/hyperlink" Target="https://www.legislation.tas.gov.au/view/whole/html/inforce/current/act-1991-021" TargetMode="External"/><Relationship Id="rId10" Type="http://schemas.openxmlformats.org/officeDocument/2006/relationships/hyperlink" Target="https://www.nhmrc.gov.au/sites/default/files/documents/attachments/publications/NationalStatement-Ethical-Conduct-Human-Research-2023.pdf" TargetMode="External"/><Relationship Id="rId19" Type="http://schemas.openxmlformats.org/officeDocument/2006/relationships/hyperlink" Target="https://www.legislation.qld.gov.au/view/pdf/current/act-1971-050" TargetMode="External"/><Relationship Id="rId4" Type="http://schemas.openxmlformats.org/officeDocument/2006/relationships/webSettings" Target="webSettings.xml"/><Relationship Id="rId9" Type="http://schemas.openxmlformats.org/officeDocument/2006/relationships/hyperlink" Target="https://www.nhmrc.gov.au/sites/default/files/documents/attachments/Management-of-Data-and-Information-in-Research.pdf" TargetMode="External"/><Relationship Id="rId14" Type="http://schemas.openxmlformats.org/officeDocument/2006/relationships/hyperlink" Target="https://www.oaic.gov.au/privacy/privacy-guidance-for-organisations-and-government-agencies/handling-personal-information/what-is-personal-information" TargetMode="External"/><Relationship Id="rId22" Type="http://schemas.openxmlformats.org/officeDocument/2006/relationships/hyperlink" Target="https://stewartfamilylaw.com.au/is-it-illegal-to-record-someone-without-consen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3104</Words>
  <Characters>17694</Characters>
  <Application>Microsoft Office Word</Application>
  <DocSecurity>0</DocSecurity>
  <Lines>147</Lines>
  <Paragraphs>41</Paragraphs>
  <ScaleCrop>false</ScaleCrop>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RICARDO BINUYA GARCIA</dc:creator>
  <cp:keywords/>
  <dc:description/>
  <cp:lastModifiedBy>RAMON RICARDO BINUYA GARCIA</cp:lastModifiedBy>
  <cp:revision>2</cp:revision>
  <dcterms:created xsi:type="dcterms:W3CDTF">2026-01-24T09:53:00Z</dcterms:created>
  <dcterms:modified xsi:type="dcterms:W3CDTF">2026-01-24T09:53:00Z</dcterms:modified>
</cp:coreProperties>
</file>