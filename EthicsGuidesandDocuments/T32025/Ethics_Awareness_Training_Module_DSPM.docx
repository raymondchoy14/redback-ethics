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753508161"/>
        <w:docPartObj>
          <w:docPartGallery w:val="Cover Pages"/>
          <w:docPartUnique/>
        </w:docPartObj>
      </w:sdtPr>
      <w:sdtEndPr>
        <w:rPr>
          <w:b/>
          <w:bCs/>
        </w:rPr>
      </w:sdtEndPr>
      <w:sdtContent>
        <w:p w14:paraId="3E5AB8A5" w14:textId="77C8B319" w:rsidR="000B7E5D" w:rsidRPr="003F51E0" w:rsidRDefault="000B7E5D">
          <w:pPr>
            <w:rPr>
              <w:rFonts w:ascii="Times New Roman" w:hAnsi="Times New Roman" w:cs="Times New Roman"/>
            </w:rPr>
          </w:pPr>
          <w:r w:rsidRPr="003F51E0">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396A5F58" wp14:editId="3F3FFD61">
                    <wp:simplePos x="0" y="0"/>
                    <wp:positionH relativeFrom="page">
                      <wp:posOffset>224589</wp:posOffset>
                    </wp:positionH>
                    <wp:positionV relativeFrom="page">
                      <wp:posOffset>224589</wp:posOffset>
                    </wp:positionV>
                    <wp:extent cx="7333488" cy="9601200"/>
                    <wp:effectExtent l="0" t="0" r="0" b="0"/>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6"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EECE1"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617E054" w14:textId="11FCE84C" w:rsidR="000B7E5D" w:rsidRDefault="000B7E5D">
                                      <w:pPr>
                                        <w:pStyle w:val="NoSpacing"/>
                                        <w:spacing w:after="240" w:line="264" w:lineRule="auto"/>
                                        <w:rPr>
                                          <w:rFonts w:asciiTheme="majorHAnsi" w:hAnsiTheme="majorHAnsi"/>
                                          <w:color w:val="EEECE1" w:themeColor="background2"/>
                                          <w:sz w:val="78"/>
                                          <w:szCs w:val="78"/>
                                        </w:rPr>
                                      </w:pPr>
                                      <w:r w:rsidRPr="000B7E5D">
                                        <w:rPr>
                                          <w:rFonts w:asciiTheme="majorHAnsi" w:hAnsiTheme="majorHAnsi"/>
                                          <w:color w:val="EEECE1" w:themeColor="background2"/>
                                          <w:sz w:val="78"/>
                                          <w:szCs w:val="78"/>
                                        </w:rPr>
                                        <w:t>Ethics Awareness Module: Data Security Posture Management</w:t>
                                      </w:r>
                                    </w:p>
                                  </w:sdtContent>
                                </w:sdt>
                                <w:sdt>
                                  <w:sdtPr>
                                    <w:rPr>
                                      <w:color w:val="EEECE1"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1D05D740" w14:textId="338E1544" w:rsidR="000B7E5D" w:rsidRDefault="000B7E5D">
                                      <w:pPr>
                                        <w:pStyle w:val="NoSpacing"/>
                                        <w:spacing w:line="264" w:lineRule="auto"/>
                                        <w:rPr>
                                          <w:color w:val="EEECE1" w:themeColor="background2"/>
                                          <w:spacing w:val="20"/>
                                          <w:sz w:val="40"/>
                                          <w:szCs w:val="40"/>
                                        </w:rPr>
                                      </w:pPr>
                                      <w:r>
                                        <w:rPr>
                                          <w:color w:val="EEECE1" w:themeColor="background2"/>
                                          <w:spacing w:val="20"/>
                                          <w:sz w:val="40"/>
                                          <w:szCs w:val="40"/>
                                        </w:rPr>
                                        <w:t xml:space="preserve">     </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p w14:paraId="207F3809" w14:textId="1E7C5579" w:rsidR="000B7E5D" w:rsidRDefault="00000000" w:rsidP="000B7E5D">
                                  <w:pPr>
                                    <w:pStyle w:val="NoSpacing"/>
                                    <w:spacing w:after="180"/>
                                    <w:rPr>
                                      <w:color w:val="EEECE1" w:themeColor="background2"/>
                                      <w:spacing w:val="20"/>
                                      <w:sz w:val="36"/>
                                      <w:szCs w:val="36"/>
                                    </w:rPr>
                                  </w:pPr>
                                  <w:sdt>
                                    <w:sdtPr>
                                      <w:rPr>
                                        <w:color w:val="EEECE1"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r w:rsidR="000B7E5D">
                                        <w:rPr>
                                          <w:color w:val="EEECE1" w:themeColor="background2"/>
                                          <w:spacing w:val="20"/>
                                          <w:sz w:val="36"/>
                                          <w:szCs w:val="36"/>
                                        </w:rPr>
                                        <w:t>Tegbir Singh                         Redback Operations</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2BC1F0A">
                  <v:group id="Group 133" style="position:absolute;margin-left:17.7pt;margin-top:17.7pt;width:577.45pt;height:756pt;z-index:251658240;mso-position-horizontal-relative:page;mso-position-vertical-relative:page;mso-width-relative:margin" alt="Title: Cover page feather background with text block" coordsize="73334,96012" o:spid="_x0000_s1026" w14:anchorId="396A5F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n97cEADAACAMOj9U5vDD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">
                    <v:group id="Group 472" style="position:absolute;width:73334;height:96012" coordsize="73329,9601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73" style="position:absolute;width:73329;height:9601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">
                        <v:imagedata cropleft="15439f" croptop="16380f" cropright="16174f" cropbottom="13257f" o:title="" r:id="rId7"/>
                      </v:shape>
                      <v:group id="Group 8" style="position:absolute;left:24574;top:31242;width:48752;height:59229" coordsize="48752,59229"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shape id="Freeform 475" style="position:absolute;width:48752;height:59229;visibility:visible;mso-wrap-style:square;v-text-anchor:top" coordsize="3071,3731" o:spid="_x0000_s1030" fillcolor="#365f91 [2404]" stroked="f" strokeweight="0" path="m199,l3071,r,3731l199,3731r-35,-3l130,3719,98,3704,71,3683,46,3660,27,3631,12,3601,3,3567,,3531,,199,3,164r9,-34l27,98,46,71,71,46,98,27,130,12,164,2,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">
                          <v:path arrowok="t"/>
                        </v:shape>
                        <v:shape id="Freeform 476" style="position:absolute;left:1851;top:1942;width:46863;height:55435;visibility:visible;mso-wrap-style:square;v-text-anchor:top" coordsize="2952,3492" o:spid="_x0000_s1031" fillcolor="#eeece1 [3214]" stroked="f" strokeweight="0" path="m79,l2952,r,25l79,25,62,27,48,35,35,47,26,63,24,80r,3331l26,3429r9,15l48,3457r14,9l79,3468r2872,l2951,3492r-2872,l59,3489r-19,-8l23,3469,11,3452,3,3433,,3411,,80,3,60,11,41,23,24,40,11,59,4,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">
                          <v:path arrowok="t"/>
                        </v:shape>
                        <v:line id="Straight Connector 477" style="position:absolute;visibility:visible;mso-wrap-style:square" o:spid="_x0000_s1032" strokecolor="#eeece1 [3214]" strokeweight="3pt" o:connectortype="straight" from="6930,41613" to="43941,4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"/>
                      </v:group>
                    </v:group>
                    <v:shapetype id="_x0000_t202" coordsize="21600,21600" o:spt="202" path="m,l,21600r21600,l21600,xe">
                      <v:stroke joinstyle="miter"/>
                      <v:path gradientshapeok="t" o:connecttype="rect"/>
                    </v:shapetype>
                    <v:shape id="Text Box 478" style="position:absolute;left:30956;top:36957;width:39001;height:35528;visibility:visible;mso-wrap-style:square;v-text-anchor:top" o:spid="_x0000_s103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">
                      <v:textbox inset="3.6pt,,3.6pt">
                        <w:txbxContent>
                          <w:sdt>
                            <w:sdtPr>
                              <w:id w:val="62763129"/>
                              <w:rPr>
                                <w:rFonts w:asciiTheme="majorHAnsi" w:hAnsiTheme="majorHAnsi"/>
                                <w:color w:val="EEECE1"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EndPr/>
                            <w:sdtContent>
                              <w:p w:rsidR="000B7E5D" w:rsidRDefault="000B7E5D" w14:paraId="08D6246B" w14:textId="11FCE84C">
                                <w:pPr>
                                  <w:pStyle w:val="NoSpacing"/>
                                  <w:spacing w:after="240" w:line="264" w:lineRule="auto"/>
                                  <w:rPr>
                                    <w:rFonts w:asciiTheme="majorHAnsi" w:hAnsiTheme="majorHAnsi"/>
                                    <w:color w:val="EEECE1" w:themeColor="background2"/>
                                    <w:sz w:val="78"/>
                                    <w:szCs w:val="78"/>
                                  </w:rPr>
                                </w:pPr>
                                <w:r w:rsidRPr="000B7E5D">
                                  <w:rPr>
                                    <w:rFonts w:asciiTheme="majorHAnsi" w:hAnsiTheme="majorHAnsi"/>
                                    <w:color w:val="EEECE1" w:themeColor="background2"/>
                                    <w:sz w:val="78"/>
                                    <w:szCs w:val="78"/>
                                  </w:rPr>
                                  <w:t>Ethics Awareness Module: Data Security Posture Management</w:t>
                                </w:r>
                              </w:p>
                            </w:sdtContent>
                          </w:sdt>
                          <w:sdt>
                            <w:sdtPr>
                              <w:id w:val="262439577"/>
                              <w:rPr>
                                <w:color w:val="EEECE1"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EndPr/>
                            <w:sdtContent>
                              <w:p w:rsidR="000B7E5D" w:rsidRDefault="000B7E5D" w14:paraId="207CCF61" w14:textId="338E1544">
                                <w:pPr>
                                  <w:pStyle w:val="NoSpacing"/>
                                  <w:spacing w:line="264" w:lineRule="auto"/>
                                  <w:rPr>
                                    <w:color w:val="EEECE1" w:themeColor="background2"/>
                                    <w:spacing w:val="20"/>
                                    <w:sz w:val="40"/>
                                    <w:szCs w:val="40"/>
                                  </w:rPr>
                                </w:pPr>
                                <w:r>
                                  <w:rPr>
                                    <w:color w:val="EEECE1" w:themeColor="background2"/>
                                    <w:spacing w:val="20"/>
                                    <w:sz w:val="40"/>
                                    <w:szCs w:val="40"/>
                                  </w:rPr>
                                  <w:t xml:space="preserve">     </w:t>
                                </w:r>
                              </w:p>
                            </w:sdtContent>
                          </w:sdt>
                        </w:txbxContent>
                      </v:textbox>
                    </v:shape>
                    <v:shape id="Text Box 479" style="position:absolute;left:30956;top:73056;width:39045;height:15050;visibility:visible;mso-wrap-style:square;v-text-anchor:middle" o:spid="_x0000_s1034"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">
                      <v:textbox inset=",10.8pt,,10.8pt">
                        <w:txbxContent>
                          <w:p w:rsidR="000B7E5D" w:rsidP="000B7E5D" w:rsidRDefault="00DB0F91" w14:paraId="6EA62380" w14:textId="1E7C5579">
                            <w:pPr>
                              <w:pStyle w:val="NoSpacing"/>
                              <w:spacing w:after="180"/>
                              <w:rPr>
                                <w:color w:val="EEECE1" w:themeColor="background2"/>
                                <w:spacing w:val="20"/>
                                <w:sz w:val="36"/>
                                <w:szCs w:val="36"/>
                              </w:rPr>
                            </w:pPr>
                            <w:sdt>
                              <w:sdtPr>
                                <w:id w:val="2073377690"/>
                                <w:rPr>
                                  <w:color w:val="EEECE1"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EndPr/>
                              <w:sdtContent>
                                <w:r w:rsidR="000B7E5D">
                                  <w:rPr>
                                    <w:color w:val="EEECE1" w:themeColor="background2"/>
                                    <w:spacing w:val="20"/>
                                    <w:sz w:val="36"/>
                                    <w:szCs w:val="36"/>
                                  </w:rPr>
                                  <w:t>Tegbir Singh                         Redback Operations</w:t>
                                </w:r>
                              </w:sdtContent>
                            </w:sdt>
                          </w:p>
                        </w:txbxContent>
                      </v:textbox>
                    </v:shape>
                    <w10:wrap anchorx="page" anchory="page"/>
                  </v:group>
                </w:pict>
              </mc:Fallback>
            </mc:AlternateContent>
          </w:r>
        </w:p>
        <w:p w14:paraId="4E96DEE8" w14:textId="79153DB9" w:rsidR="000B7E5D" w:rsidRPr="003F51E0" w:rsidRDefault="000B7E5D">
          <w:pPr>
            <w:rPr>
              <w:rFonts w:ascii="Times New Roman" w:hAnsi="Times New Roman" w:cs="Times New Roman"/>
            </w:rPr>
          </w:pPr>
          <w:r w:rsidRPr="003F51E0">
            <w:rPr>
              <w:rFonts w:ascii="Times New Roman" w:hAnsi="Times New Roman" w:cs="Times New Roman"/>
              <w:b/>
              <w:bCs/>
            </w:rPr>
            <w:br w:type="page"/>
          </w:r>
        </w:p>
      </w:sdtContent>
    </w:sdt>
    <w:sdt>
      <w:sdtPr>
        <w:rPr>
          <w:rFonts w:ascii="Times New Roman" w:eastAsiaTheme="minorEastAsia" w:hAnsi="Times New Roman" w:cs="Times New Roman"/>
          <w:b w:val="0"/>
          <w:bCs w:val="0"/>
          <w:color w:val="auto"/>
          <w:sz w:val="22"/>
          <w:szCs w:val="22"/>
        </w:rPr>
        <w:id w:val="952364532"/>
        <w:docPartObj>
          <w:docPartGallery w:val="Table of Contents"/>
          <w:docPartUnique/>
        </w:docPartObj>
      </w:sdtPr>
      <w:sdtEndPr>
        <w:rPr>
          <w:noProof/>
        </w:rPr>
      </w:sdtEndPr>
      <w:sdtContent>
        <w:p w14:paraId="42BA566A" w14:textId="2CB24892" w:rsidR="00723F44" w:rsidRPr="003F51E0" w:rsidRDefault="00723F44">
          <w:pPr>
            <w:pStyle w:val="TOCHeading"/>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Table of Contents</w:t>
          </w:r>
        </w:p>
        <w:p w14:paraId="7B0478E0" w14:textId="34E90F90" w:rsidR="003F51E0" w:rsidRPr="003F51E0" w:rsidRDefault="00723F44">
          <w:pPr>
            <w:pStyle w:val="TOC1"/>
            <w:tabs>
              <w:tab w:val="right" w:leader="dot" w:pos="8630"/>
            </w:tabs>
            <w:rPr>
              <w:b w:val="0"/>
              <w:bCs w:val="0"/>
              <w:i w:val="0"/>
              <w:iCs w:val="0"/>
              <w:noProof/>
              <w:kern w:val="2"/>
              <w:lang w:val="en-AU" w:eastAsia="en-GB"/>
              <w14:ligatures w14:val="standardContextual"/>
            </w:rPr>
          </w:pPr>
          <w:r w:rsidRPr="003F51E0">
            <w:rPr>
              <w:rFonts w:ascii="Times New Roman" w:hAnsi="Times New Roman" w:cs="Times New Roman"/>
              <w:i w:val="0"/>
              <w:iCs w:val="0"/>
            </w:rPr>
            <w:fldChar w:fldCharType="begin"/>
          </w:r>
          <w:r w:rsidRPr="003F51E0">
            <w:rPr>
              <w:rFonts w:ascii="Times New Roman" w:hAnsi="Times New Roman" w:cs="Times New Roman"/>
              <w:i w:val="0"/>
              <w:iCs w:val="0"/>
            </w:rPr>
            <w:instrText xml:space="preserve"> TOC \o "1-4" \h \z \u </w:instrText>
          </w:r>
          <w:r w:rsidRPr="003F51E0">
            <w:rPr>
              <w:rFonts w:ascii="Times New Roman" w:hAnsi="Times New Roman" w:cs="Times New Roman"/>
              <w:i w:val="0"/>
              <w:iCs w:val="0"/>
            </w:rPr>
            <w:fldChar w:fldCharType="separate"/>
          </w:r>
          <w:hyperlink w:anchor="_Toc217329510" w:history="1">
            <w:r w:rsidR="003F51E0" w:rsidRPr="003F51E0">
              <w:rPr>
                <w:rStyle w:val="Hyperlink"/>
                <w:rFonts w:ascii="Times New Roman" w:hAnsi="Times New Roman" w:cs="Times New Roman"/>
                <w:i w:val="0"/>
                <w:iCs w:val="0"/>
                <w:noProof/>
              </w:rPr>
              <w:t>Introduction</w:t>
            </w:r>
            <w:r w:rsidR="003F51E0" w:rsidRPr="003F51E0">
              <w:rPr>
                <w:i w:val="0"/>
                <w:iCs w:val="0"/>
                <w:noProof/>
                <w:webHidden/>
              </w:rPr>
              <w:tab/>
            </w:r>
            <w:r w:rsidR="003F51E0" w:rsidRPr="003F51E0">
              <w:rPr>
                <w:i w:val="0"/>
                <w:iCs w:val="0"/>
                <w:noProof/>
                <w:webHidden/>
              </w:rPr>
              <w:fldChar w:fldCharType="begin"/>
            </w:r>
            <w:r w:rsidR="003F51E0" w:rsidRPr="003F51E0">
              <w:rPr>
                <w:i w:val="0"/>
                <w:iCs w:val="0"/>
                <w:noProof/>
                <w:webHidden/>
              </w:rPr>
              <w:instrText xml:space="preserve"> PAGEREF _Toc217329510 \h </w:instrText>
            </w:r>
            <w:r w:rsidR="003F51E0" w:rsidRPr="003F51E0">
              <w:rPr>
                <w:i w:val="0"/>
                <w:iCs w:val="0"/>
                <w:noProof/>
                <w:webHidden/>
              </w:rPr>
            </w:r>
            <w:r w:rsidR="003F51E0" w:rsidRPr="003F51E0">
              <w:rPr>
                <w:i w:val="0"/>
                <w:iCs w:val="0"/>
                <w:noProof/>
                <w:webHidden/>
              </w:rPr>
              <w:fldChar w:fldCharType="separate"/>
            </w:r>
            <w:r w:rsidR="003F51E0" w:rsidRPr="003F51E0">
              <w:rPr>
                <w:i w:val="0"/>
                <w:iCs w:val="0"/>
                <w:noProof/>
                <w:webHidden/>
              </w:rPr>
              <w:t>1</w:t>
            </w:r>
            <w:r w:rsidR="003F51E0" w:rsidRPr="003F51E0">
              <w:rPr>
                <w:i w:val="0"/>
                <w:iCs w:val="0"/>
                <w:noProof/>
                <w:webHidden/>
              </w:rPr>
              <w:fldChar w:fldCharType="end"/>
            </w:r>
          </w:hyperlink>
        </w:p>
        <w:p w14:paraId="759E1977" w14:textId="5B35892A" w:rsidR="003F51E0" w:rsidRPr="003F51E0" w:rsidRDefault="003F51E0">
          <w:pPr>
            <w:pStyle w:val="TOC1"/>
            <w:tabs>
              <w:tab w:val="right" w:leader="dot" w:pos="8630"/>
            </w:tabs>
            <w:rPr>
              <w:b w:val="0"/>
              <w:bCs w:val="0"/>
              <w:i w:val="0"/>
              <w:iCs w:val="0"/>
              <w:noProof/>
              <w:kern w:val="2"/>
              <w:lang w:val="en-AU" w:eastAsia="en-GB"/>
              <w14:ligatures w14:val="standardContextual"/>
            </w:rPr>
          </w:pPr>
          <w:hyperlink w:anchor="_Toc217329511" w:history="1">
            <w:r w:rsidRPr="003F51E0">
              <w:rPr>
                <w:rStyle w:val="Hyperlink"/>
                <w:rFonts w:ascii="Times New Roman" w:hAnsi="Times New Roman" w:cs="Times New Roman"/>
                <w:i w:val="0"/>
                <w:iCs w:val="0"/>
                <w:noProof/>
              </w:rPr>
              <w:t>Training Objectives</w:t>
            </w:r>
            <w:r w:rsidRPr="003F51E0">
              <w:rPr>
                <w:i w:val="0"/>
                <w:iCs w:val="0"/>
                <w:noProof/>
                <w:webHidden/>
              </w:rPr>
              <w:tab/>
            </w:r>
            <w:r w:rsidRPr="003F51E0">
              <w:rPr>
                <w:i w:val="0"/>
                <w:iCs w:val="0"/>
                <w:noProof/>
                <w:webHidden/>
              </w:rPr>
              <w:fldChar w:fldCharType="begin"/>
            </w:r>
            <w:r w:rsidRPr="003F51E0">
              <w:rPr>
                <w:i w:val="0"/>
                <w:iCs w:val="0"/>
                <w:noProof/>
                <w:webHidden/>
              </w:rPr>
              <w:instrText xml:space="preserve"> PAGEREF _Toc217329511 \h </w:instrText>
            </w:r>
            <w:r w:rsidRPr="003F51E0">
              <w:rPr>
                <w:i w:val="0"/>
                <w:iCs w:val="0"/>
                <w:noProof/>
                <w:webHidden/>
              </w:rPr>
            </w:r>
            <w:r w:rsidRPr="003F51E0">
              <w:rPr>
                <w:i w:val="0"/>
                <w:iCs w:val="0"/>
                <w:noProof/>
                <w:webHidden/>
              </w:rPr>
              <w:fldChar w:fldCharType="separate"/>
            </w:r>
            <w:r w:rsidRPr="003F51E0">
              <w:rPr>
                <w:i w:val="0"/>
                <w:iCs w:val="0"/>
                <w:noProof/>
                <w:webHidden/>
              </w:rPr>
              <w:t>2</w:t>
            </w:r>
            <w:r w:rsidRPr="003F51E0">
              <w:rPr>
                <w:i w:val="0"/>
                <w:iCs w:val="0"/>
                <w:noProof/>
                <w:webHidden/>
              </w:rPr>
              <w:fldChar w:fldCharType="end"/>
            </w:r>
          </w:hyperlink>
        </w:p>
        <w:p w14:paraId="4D43E03E" w14:textId="26F4E19D" w:rsidR="003F51E0" w:rsidRPr="003F51E0" w:rsidRDefault="003F51E0">
          <w:pPr>
            <w:pStyle w:val="TOC1"/>
            <w:tabs>
              <w:tab w:val="right" w:leader="dot" w:pos="8630"/>
            </w:tabs>
            <w:rPr>
              <w:b w:val="0"/>
              <w:bCs w:val="0"/>
              <w:i w:val="0"/>
              <w:iCs w:val="0"/>
              <w:noProof/>
              <w:kern w:val="2"/>
              <w:lang w:val="en-AU" w:eastAsia="en-GB"/>
              <w14:ligatures w14:val="standardContextual"/>
            </w:rPr>
          </w:pPr>
          <w:hyperlink w:anchor="_Toc217329512" w:history="1">
            <w:r w:rsidRPr="003F51E0">
              <w:rPr>
                <w:rStyle w:val="Hyperlink"/>
                <w:rFonts w:ascii="Times New Roman" w:hAnsi="Times New Roman" w:cs="Times New Roman"/>
                <w:i w:val="0"/>
                <w:iCs w:val="0"/>
                <w:noProof/>
              </w:rPr>
              <w:t>Core Ethical Principles</w:t>
            </w:r>
            <w:r w:rsidRPr="003F51E0">
              <w:rPr>
                <w:i w:val="0"/>
                <w:iCs w:val="0"/>
                <w:noProof/>
                <w:webHidden/>
              </w:rPr>
              <w:tab/>
            </w:r>
            <w:r w:rsidRPr="003F51E0">
              <w:rPr>
                <w:i w:val="0"/>
                <w:iCs w:val="0"/>
                <w:noProof/>
                <w:webHidden/>
              </w:rPr>
              <w:fldChar w:fldCharType="begin"/>
            </w:r>
            <w:r w:rsidRPr="003F51E0">
              <w:rPr>
                <w:i w:val="0"/>
                <w:iCs w:val="0"/>
                <w:noProof/>
                <w:webHidden/>
              </w:rPr>
              <w:instrText xml:space="preserve"> PAGEREF _Toc217329512 \h </w:instrText>
            </w:r>
            <w:r w:rsidRPr="003F51E0">
              <w:rPr>
                <w:i w:val="0"/>
                <w:iCs w:val="0"/>
                <w:noProof/>
                <w:webHidden/>
              </w:rPr>
            </w:r>
            <w:r w:rsidRPr="003F51E0">
              <w:rPr>
                <w:i w:val="0"/>
                <w:iCs w:val="0"/>
                <w:noProof/>
                <w:webHidden/>
              </w:rPr>
              <w:fldChar w:fldCharType="separate"/>
            </w:r>
            <w:r w:rsidRPr="003F51E0">
              <w:rPr>
                <w:i w:val="0"/>
                <w:iCs w:val="0"/>
                <w:noProof/>
                <w:webHidden/>
              </w:rPr>
              <w:t>2</w:t>
            </w:r>
            <w:r w:rsidRPr="003F51E0">
              <w:rPr>
                <w:i w:val="0"/>
                <w:iCs w:val="0"/>
                <w:noProof/>
                <w:webHidden/>
              </w:rPr>
              <w:fldChar w:fldCharType="end"/>
            </w:r>
          </w:hyperlink>
        </w:p>
        <w:p w14:paraId="3FFE87A9" w14:textId="183E6324" w:rsidR="003F51E0" w:rsidRPr="003F51E0" w:rsidRDefault="003F51E0">
          <w:pPr>
            <w:pStyle w:val="TOC1"/>
            <w:tabs>
              <w:tab w:val="right" w:leader="dot" w:pos="8630"/>
            </w:tabs>
            <w:rPr>
              <w:b w:val="0"/>
              <w:bCs w:val="0"/>
              <w:i w:val="0"/>
              <w:iCs w:val="0"/>
              <w:noProof/>
              <w:kern w:val="2"/>
              <w:lang w:val="en-AU" w:eastAsia="en-GB"/>
              <w14:ligatures w14:val="standardContextual"/>
            </w:rPr>
          </w:pPr>
          <w:hyperlink w:anchor="_Toc217329513" w:history="1">
            <w:r w:rsidRPr="003F51E0">
              <w:rPr>
                <w:rStyle w:val="Hyperlink"/>
                <w:rFonts w:ascii="Times New Roman" w:hAnsi="Times New Roman" w:cs="Times New Roman"/>
                <w:i w:val="0"/>
                <w:iCs w:val="0"/>
                <w:noProof/>
              </w:rPr>
              <w:t>Understanding Ethical Risks in Data Security Posture</w:t>
            </w:r>
            <w:r w:rsidRPr="003F51E0">
              <w:rPr>
                <w:i w:val="0"/>
                <w:iCs w:val="0"/>
                <w:noProof/>
                <w:webHidden/>
              </w:rPr>
              <w:tab/>
            </w:r>
            <w:r w:rsidRPr="003F51E0">
              <w:rPr>
                <w:i w:val="0"/>
                <w:iCs w:val="0"/>
                <w:noProof/>
                <w:webHidden/>
              </w:rPr>
              <w:fldChar w:fldCharType="begin"/>
            </w:r>
            <w:r w:rsidRPr="003F51E0">
              <w:rPr>
                <w:i w:val="0"/>
                <w:iCs w:val="0"/>
                <w:noProof/>
                <w:webHidden/>
              </w:rPr>
              <w:instrText xml:space="preserve"> PAGEREF _Toc217329513 \h </w:instrText>
            </w:r>
            <w:r w:rsidRPr="003F51E0">
              <w:rPr>
                <w:i w:val="0"/>
                <w:iCs w:val="0"/>
                <w:noProof/>
                <w:webHidden/>
              </w:rPr>
            </w:r>
            <w:r w:rsidRPr="003F51E0">
              <w:rPr>
                <w:i w:val="0"/>
                <w:iCs w:val="0"/>
                <w:noProof/>
                <w:webHidden/>
              </w:rPr>
              <w:fldChar w:fldCharType="separate"/>
            </w:r>
            <w:r w:rsidRPr="003F51E0">
              <w:rPr>
                <w:i w:val="0"/>
                <w:iCs w:val="0"/>
                <w:noProof/>
                <w:webHidden/>
              </w:rPr>
              <w:t>2</w:t>
            </w:r>
            <w:r w:rsidRPr="003F51E0">
              <w:rPr>
                <w:i w:val="0"/>
                <w:iCs w:val="0"/>
                <w:noProof/>
                <w:webHidden/>
              </w:rPr>
              <w:fldChar w:fldCharType="end"/>
            </w:r>
          </w:hyperlink>
        </w:p>
        <w:p w14:paraId="22A72FC5" w14:textId="19A75A99" w:rsidR="003F51E0" w:rsidRPr="003F51E0" w:rsidRDefault="003F51E0">
          <w:pPr>
            <w:pStyle w:val="TOC1"/>
            <w:tabs>
              <w:tab w:val="right" w:leader="dot" w:pos="8630"/>
            </w:tabs>
            <w:rPr>
              <w:b w:val="0"/>
              <w:bCs w:val="0"/>
              <w:i w:val="0"/>
              <w:iCs w:val="0"/>
              <w:noProof/>
              <w:kern w:val="2"/>
              <w:lang w:val="en-AU" w:eastAsia="en-GB"/>
              <w14:ligatures w14:val="standardContextual"/>
            </w:rPr>
          </w:pPr>
          <w:hyperlink w:anchor="_Toc217329514" w:history="1">
            <w:r w:rsidRPr="003F51E0">
              <w:rPr>
                <w:rStyle w:val="Hyperlink"/>
                <w:rFonts w:ascii="Times New Roman" w:hAnsi="Times New Roman" w:cs="Times New Roman"/>
                <w:i w:val="0"/>
                <w:iCs w:val="0"/>
                <w:noProof/>
              </w:rPr>
              <w:t>Ethical Decision Framework</w:t>
            </w:r>
            <w:r w:rsidRPr="003F51E0">
              <w:rPr>
                <w:i w:val="0"/>
                <w:iCs w:val="0"/>
                <w:noProof/>
                <w:webHidden/>
              </w:rPr>
              <w:tab/>
            </w:r>
            <w:r w:rsidRPr="003F51E0">
              <w:rPr>
                <w:i w:val="0"/>
                <w:iCs w:val="0"/>
                <w:noProof/>
                <w:webHidden/>
              </w:rPr>
              <w:fldChar w:fldCharType="begin"/>
            </w:r>
            <w:r w:rsidRPr="003F51E0">
              <w:rPr>
                <w:i w:val="0"/>
                <w:iCs w:val="0"/>
                <w:noProof/>
                <w:webHidden/>
              </w:rPr>
              <w:instrText xml:space="preserve"> PAGEREF _Toc217329514 \h </w:instrText>
            </w:r>
            <w:r w:rsidRPr="003F51E0">
              <w:rPr>
                <w:i w:val="0"/>
                <w:iCs w:val="0"/>
                <w:noProof/>
                <w:webHidden/>
              </w:rPr>
            </w:r>
            <w:r w:rsidRPr="003F51E0">
              <w:rPr>
                <w:i w:val="0"/>
                <w:iCs w:val="0"/>
                <w:noProof/>
                <w:webHidden/>
              </w:rPr>
              <w:fldChar w:fldCharType="separate"/>
            </w:r>
            <w:r w:rsidRPr="003F51E0">
              <w:rPr>
                <w:i w:val="0"/>
                <w:iCs w:val="0"/>
                <w:noProof/>
                <w:webHidden/>
              </w:rPr>
              <w:t>2</w:t>
            </w:r>
            <w:r w:rsidRPr="003F51E0">
              <w:rPr>
                <w:i w:val="0"/>
                <w:iCs w:val="0"/>
                <w:noProof/>
                <w:webHidden/>
              </w:rPr>
              <w:fldChar w:fldCharType="end"/>
            </w:r>
          </w:hyperlink>
        </w:p>
        <w:p w14:paraId="02E05616" w14:textId="1CFCC73D" w:rsidR="003F51E0" w:rsidRPr="003F51E0" w:rsidRDefault="003F51E0">
          <w:pPr>
            <w:pStyle w:val="TOC1"/>
            <w:tabs>
              <w:tab w:val="right" w:leader="dot" w:pos="8630"/>
            </w:tabs>
            <w:rPr>
              <w:b w:val="0"/>
              <w:bCs w:val="0"/>
              <w:i w:val="0"/>
              <w:iCs w:val="0"/>
              <w:noProof/>
              <w:kern w:val="2"/>
              <w:lang w:val="en-AU" w:eastAsia="en-GB"/>
              <w14:ligatures w14:val="standardContextual"/>
            </w:rPr>
          </w:pPr>
          <w:hyperlink w:anchor="_Toc217329515" w:history="1">
            <w:r w:rsidRPr="003F51E0">
              <w:rPr>
                <w:rStyle w:val="Hyperlink"/>
                <w:rFonts w:ascii="Times New Roman" w:hAnsi="Times New Roman" w:cs="Times New Roman"/>
                <w:i w:val="0"/>
                <w:iCs w:val="0"/>
                <w:noProof/>
              </w:rPr>
              <w:t>Employee Activities (Interactive Exercises)</w:t>
            </w:r>
            <w:r w:rsidRPr="003F51E0">
              <w:rPr>
                <w:i w:val="0"/>
                <w:iCs w:val="0"/>
                <w:noProof/>
                <w:webHidden/>
              </w:rPr>
              <w:tab/>
            </w:r>
            <w:r w:rsidRPr="003F51E0">
              <w:rPr>
                <w:i w:val="0"/>
                <w:iCs w:val="0"/>
                <w:noProof/>
                <w:webHidden/>
              </w:rPr>
              <w:fldChar w:fldCharType="begin"/>
            </w:r>
            <w:r w:rsidRPr="003F51E0">
              <w:rPr>
                <w:i w:val="0"/>
                <w:iCs w:val="0"/>
                <w:noProof/>
                <w:webHidden/>
              </w:rPr>
              <w:instrText xml:space="preserve"> PAGEREF _Toc217329515 \h </w:instrText>
            </w:r>
            <w:r w:rsidRPr="003F51E0">
              <w:rPr>
                <w:i w:val="0"/>
                <w:iCs w:val="0"/>
                <w:noProof/>
                <w:webHidden/>
              </w:rPr>
            </w:r>
            <w:r w:rsidRPr="003F51E0">
              <w:rPr>
                <w:i w:val="0"/>
                <w:iCs w:val="0"/>
                <w:noProof/>
                <w:webHidden/>
              </w:rPr>
              <w:fldChar w:fldCharType="separate"/>
            </w:r>
            <w:r w:rsidRPr="003F51E0">
              <w:rPr>
                <w:i w:val="0"/>
                <w:iCs w:val="0"/>
                <w:noProof/>
                <w:webHidden/>
              </w:rPr>
              <w:t>3</w:t>
            </w:r>
            <w:r w:rsidRPr="003F51E0">
              <w:rPr>
                <w:i w:val="0"/>
                <w:iCs w:val="0"/>
                <w:noProof/>
                <w:webHidden/>
              </w:rPr>
              <w:fldChar w:fldCharType="end"/>
            </w:r>
          </w:hyperlink>
        </w:p>
        <w:p w14:paraId="73534256" w14:textId="0C94FF8B" w:rsidR="003F51E0" w:rsidRPr="003F51E0" w:rsidRDefault="003F51E0">
          <w:pPr>
            <w:pStyle w:val="TOC2"/>
            <w:tabs>
              <w:tab w:val="right" w:leader="dot" w:pos="8630"/>
            </w:tabs>
            <w:rPr>
              <w:b w:val="0"/>
              <w:bCs w:val="0"/>
              <w:noProof/>
              <w:kern w:val="2"/>
              <w:sz w:val="24"/>
              <w:szCs w:val="24"/>
              <w:lang w:val="en-AU" w:eastAsia="en-GB"/>
              <w14:ligatures w14:val="standardContextual"/>
            </w:rPr>
          </w:pPr>
          <w:hyperlink w:anchor="_Toc217329516" w:history="1">
            <w:r w:rsidRPr="003F51E0">
              <w:rPr>
                <w:rStyle w:val="Hyperlink"/>
                <w:rFonts w:ascii="Times New Roman" w:hAnsi="Times New Roman" w:cs="Times New Roman"/>
                <w:noProof/>
                <w:sz w:val="24"/>
                <w:szCs w:val="24"/>
              </w:rPr>
              <w:t>Activity 1: Spot the ethical issues/concerns</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_Toc217329516 \h </w:instrText>
            </w:r>
            <w:r w:rsidRPr="003F51E0">
              <w:rPr>
                <w:noProof/>
                <w:webHidden/>
                <w:sz w:val="24"/>
                <w:szCs w:val="24"/>
              </w:rPr>
            </w:r>
            <w:r w:rsidRPr="003F51E0">
              <w:rPr>
                <w:noProof/>
                <w:webHidden/>
                <w:sz w:val="24"/>
                <w:szCs w:val="24"/>
              </w:rPr>
              <w:fldChar w:fldCharType="separate"/>
            </w:r>
            <w:r w:rsidRPr="003F51E0">
              <w:rPr>
                <w:noProof/>
                <w:webHidden/>
                <w:sz w:val="24"/>
                <w:szCs w:val="24"/>
              </w:rPr>
              <w:t>3</w:t>
            </w:r>
            <w:r w:rsidRPr="003F51E0">
              <w:rPr>
                <w:noProof/>
                <w:webHidden/>
                <w:sz w:val="24"/>
                <w:szCs w:val="24"/>
              </w:rPr>
              <w:fldChar w:fldCharType="end"/>
            </w:r>
          </w:hyperlink>
        </w:p>
        <w:p w14:paraId="5C24CDDC" w14:textId="1247A887"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17" w:history="1">
            <w:r w:rsidRPr="003F51E0">
              <w:rPr>
                <w:rStyle w:val="Hyperlink"/>
                <w:rFonts w:ascii="Times New Roman" w:hAnsi="Times New Roman" w:cs="Times New Roman"/>
                <w:noProof/>
                <w:sz w:val="24"/>
                <w:szCs w:val="24"/>
              </w:rPr>
              <w:t>Purpose of the Activity</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_Toc217329517 \h </w:instrText>
            </w:r>
            <w:r w:rsidRPr="003F51E0">
              <w:rPr>
                <w:noProof/>
                <w:webHidden/>
                <w:sz w:val="24"/>
                <w:szCs w:val="24"/>
              </w:rPr>
            </w:r>
            <w:r w:rsidRPr="003F51E0">
              <w:rPr>
                <w:noProof/>
                <w:webHidden/>
                <w:sz w:val="24"/>
                <w:szCs w:val="24"/>
              </w:rPr>
              <w:fldChar w:fldCharType="separate"/>
            </w:r>
            <w:r w:rsidRPr="003F51E0">
              <w:rPr>
                <w:noProof/>
                <w:webHidden/>
                <w:sz w:val="24"/>
                <w:szCs w:val="24"/>
              </w:rPr>
              <w:t>3</w:t>
            </w:r>
            <w:r w:rsidRPr="003F51E0">
              <w:rPr>
                <w:noProof/>
                <w:webHidden/>
                <w:sz w:val="24"/>
                <w:szCs w:val="24"/>
              </w:rPr>
              <w:fldChar w:fldCharType="end"/>
            </w:r>
          </w:hyperlink>
        </w:p>
        <w:p w14:paraId="0AFA61FE" w14:textId="7664F391"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18" w:history="1">
            <w:r w:rsidRPr="003F51E0">
              <w:rPr>
                <w:rStyle w:val="Hyperlink"/>
                <w:rFonts w:ascii="Times New Roman" w:hAnsi="Times New Roman" w:cs="Times New Roman"/>
                <w:noProof/>
                <w:sz w:val="24"/>
                <w:szCs w:val="24"/>
              </w:rPr>
              <w:t>Activity Overview</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_Toc217329518 \h </w:instrText>
            </w:r>
            <w:r w:rsidRPr="003F51E0">
              <w:rPr>
                <w:noProof/>
                <w:webHidden/>
                <w:sz w:val="24"/>
                <w:szCs w:val="24"/>
              </w:rPr>
            </w:r>
            <w:r w:rsidRPr="003F51E0">
              <w:rPr>
                <w:noProof/>
                <w:webHidden/>
                <w:sz w:val="24"/>
                <w:szCs w:val="24"/>
              </w:rPr>
              <w:fldChar w:fldCharType="separate"/>
            </w:r>
            <w:r w:rsidRPr="003F51E0">
              <w:rPr>
                <w:noProof/>
                <w:webHidden/>
                <w:sz w:val="24"/>
                <w:szCs w:val="24"/>
              </w:rPr>
              <w:t>3</w:t>
            </w:r>
            <w:r w:rsidRPr="003F51E0">
              <w:rPr>
                <w:noProof/>
                <w:webHidden/>
                <w:sz w:val="24"/>
                <w:szCs w:val="24"/>
              </w:rPr>
              <w:fldChar w:fldCharType="end"/>
            </w:r>
          </w:hyperlink>
        </w:p>
        <w:p w14:paraId="428E046C" w14:textId="66A7B6C7"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19" w:history="1">
            <w:r w:rsidRPr="003F51E0">
              <w:rPr>
                <w:rStyle w:val="Hyperlink"/>
                <w:rFonts w:ascii="Times New Roman" w:hAnsi="Times New Roman" w:cs="Times New Roman"/>
                <w:noProof/>
                <w:sz w:val="24"/>
                <w:szCs w:val="24"/>
              </w:rPr>
              <w:t>Scenario 1: Unapproved Data Sharing via Chat</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_Toc217329519 \h </w:instrText>
            </w:r>
            <w:r w:rsidRPr="003F51E0">
              <w:rPr>
                <w:noProof/>
                <w:webHidden/>
                <w:sz w:val="24"/>
                <w:szCs w:val="24"/>
              </w:rPr>
            </w:r>
            <w:r w:rsidRPr="003F51E0">
              <w:rPr>
                <w:noProof/>
                <w:webHidden/>
                <w:sz w:val="24"/>
                <w:szCs w:val="24"/>
              </w:rPr>
              <w:fldChar w:fldCharType="separate"/>
            </w:r>
            <w:r w:rsidRPr="003F51E0">
              <w:rPr>
                <w:noProof/>
                <w:webHidden/>
                <w:sz w:val="24"/>
                <w:szCs w:val="24"/>
              </w:rPr>
              <w:t>4</w:t>
            </w:r>
            <w:r w:rsidRPr="003F51E0">
              <w:rPr>
                <w:noProof/>
                <w:webHidden/>
                <w:sz w:val="24"/>
                <w:szCs w:val="24"/>
              </w:rPr>
              <w:fldChar w:fldCharType="end"/>
            </w:r>
          </w:hyperlink>
        </w:p>
        <w:p w14:paraId="5D4C7115" w14:textId="0833FD57"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0" w:history="1">
            <w:r w:rsidRPr="003F51E0">
              <w:rPr>
                <w:rStyle w:val="Hyperlink"/>
                <w:rFonts w:ascii="Times New Roman" w:hAnsi="Times New Roman" w:cs="Times New Roman"/>
                <w:noProof/>
                <w:sz w:val="24"/>
                <w:szCs w:val="24"/>
              </w:rPr>
              <w:t>Scenario 2: Local Copying of Project Source Code</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_Toc217329520 \h </w:instrText>
            </w:r>
            <w:r w:rsidRPr="003F51E0">
              <w:rPr>
                <w:noProof/>
                <w:webHidden/>
                <w:sz w:val="24"/>
                <w:szCs w:val="24"/>
              </w:rPr>
            </w:r>
            <w:r w:rsidRPr="003F51E0">
              <w:rPr>
                <w:noProof/>
                <w:webHidden/>
                <w:sz w:val="24"/>
                <w:szCs w:val="24"/>
              </w:rPr>
              <w:fldChar w:fldCharType="separate"/>
            </w:r>
            <w:r w:rsidRPr="003F51E0">
              <w:rPr>
                <w:noProof/>
                <w:webHidden/>
                <w:sz w:val="24"/>
                <w:szCs w:val="24"/>
              </w:rPr>
              <w:t>4</w:t>
            </w:r>
            <w:r w:rsidRPr="003F51E0">
              <w:rPr>
                <w:noProof/>
                <w:webHidden/>
                <w:sz w:val="24"/>
                <w:szCs w:val="24"/>
              </w:rPr>
              <w:fldChar w:fldCharType="end"/>
            </w:r>
          </w:hyperlink>
        </w:p>
        <w:p w14:paraId="589B2844" w14:textId="5C45D776"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1" w:history="1">
            <w:r w:rsidRPr="003F51E0">
              <w:rPr>
                <w:rStyle w:val="Hyperlink"/>
                <w:rFonts w:ascii="Times New Roman" w:hAnsi="Times New Roman" w:cs="Times New Roman"/>
                <w:noProof/>
                <w:sz w:val="24"/>
                <w:szCs w:val="24"/>
              </w:rPr>
              <w:t>Scenario 3: Login Credentials Shared Informally</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_Toc217329521 \h </w:instrText>
            </w:r>
            <w:r w:rsidRPr="003F51E0">
              <w:rPr>
                <w:noProof/>
                <w:webHidden/>
                <w:sz w:val="24"/>
                <w:szCs w:val="24"/>
              </w:rPr>
            </w:r>
            <w:r w:rsidRPr="003F51E0">
              <w:rPr>
                <w:noProof/>
                <w:webHidden/>
                <w:sz w:val="24"/>
                <w:szCs w:val="24"/>
              </w:rPr>
              <w:fldChar w:fldCharType="separate"/>
            </w:r>
            <w:r w:rsidRPr="003F51E0">
              <w:rPr>
                <w:noProof/>
                <w:webHidden/>
                <w:sz w:val="24"/>
                <w:szCs w:val="24"/>
              </w:rPr>
              <w:t>4</w:t>
            </w:r>
            <w:r w:rsidRPr="003F51E0">
              <w:rPr>
                <w:noProof/>
                <w:webHidden/>
                <w:sz w:val="24"/>
                <w:szCs w:val="24"/>
              </w:rPr>
              <w:fldChar w:fldCharType="end"/>
            </w:r>
          </w:hyperlink>
        </w:p>
        <w:p w14:paraId="53649949" w14:textId="6BD767B4"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2" w:history="1">
            <w:r w:rsidRPr="003F51E0">
              <w:rPr>
                <w:rStyle w:val="Hyperlink"/>
                <w:rFonts w:ascii="Times New Roman" w:hAnsi="Times New Roman" w:cs="Times New Roman"/>
                <w:noProof/>
                <w:sz w:val="24"/>
                <w:szCs w:val="24"/>
              </w:rPr>
              <w:t>Scenario 4: Developer Pushes Raw Test Data</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_Toc217329522 \h </w:instrText>
            </w:r>
            <w:r w:rsidRPr="003F51E0">
              <w:rPr>
                <w:noProof/>
                <w:webHidden/>
                <w:sz w:val="24"/>
                <w:szCs w:val="24"/>
              </w:rPr>
            </w:r>
            <w:r w:rsidRPr="003F51E0">
              <w:rPr>
                <w:noProof/>
                <w:webHidden/>
                <w:sz w:val="24"/>
                <w:szCs w:val="24"/>
              </w:rPr>
              <w:fldChar w:fldCharType="separate"/>
            </w:r>
            <w:r w:rsidRPr="003F51E0">
              <w:rPr>
                <w:noProof/>
                <w:webHidden/>
                <w:sz w:val="24"/>
                <w:szCs w:val="24"/>
              </w:rPr>
              <w:t>4</w:t>
            </w:r>
            <w:r w:rsidRPr="003F51E0">
              <w:rPr>
                <w:noProof/>
                <w:webHidden/>
                <w:sz w:val="24"/>
                <w:szCs w:val="24"/>
              </w:rPr>
              <w:fldChar w:fldCharType="end"/>
            </w:r>
          </w:hyperlink>
        </w:p>
        <w:p w14:paraId="55596487" w14:textId="72B5F961"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3" w:history="1">
            <w:r w:rsidRPr="003F51E0">
              <w:rPr>
                <w:rStyle w:val="Hyperlink"/>
                <w:rFonts w:ascii="Times New Roman" w:hAnsi="Times New Roman" w:cs="Times New Roman"/>
                <w:noProof/>
                <w:sz w:val="24"/>
                <w:szCs w:val="24"/>
              </w:rPr>
              <w:t>Scenario 5: External Screenshot of Dashboard</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_Toc217329523 \h </w:instrText>
            </w:r>
            <w:r w:rsidRPr="003F51E0">
              <w:rPr>
                <w:noProof/>
                <w:webHidden/>
                <w:sz w:val="24"/>
                <w:szCs w:val="24"/>
              </w:rPr>
            </w:r>
            <w:r w:rsidRPr="003F51E0">
              <w:rPr>
                <w:noProof/>
                <w:webHidden/>
                <w:sz w:val="24"/>
                <w:szCs w:val="24"/>
              </w:rPr>
              <w:fldChar w:fldCharType="separate"/>
            </w:r>
            <w:r w:rsidRPr="003F51E0">
              <w:rPr>
                <w:noProof/>
                <w:webHidden/>
                <w:sz w:val="24"/>
                <w:szCs w:val="24"/>
              </w:rPr>
              <w:t>4</w:t>
            </w:r>
            <w:r w:rsidRPr="003F51E0">
              <w:rPr>
                <w:noProof/>
                <w:webHidden/>
                <w:sz w:val="24"/>
                <w:szCs w:val="24"/>
              </w:rPr>
              <w:fldChar w:fldCharType="end"/>
            </w:r>
          </w:hyperlink>
        </w:p>
        <w:p w14:paraId="6172752B" w14:textId="38304925" w:rsidR="003F51E0" w:rsidRPr="003F51E0" w:rsidRDefault="003F51E0">
          <w:pPr>
            <w:pStyle w:val="TOC2"/>
            <w:tabs>
              <w:tab w:val="right" w:leader="dot" w:pos="8630"/>
            </w:tabs>
            <w:rPr>
              <w:b w:val="0"/>
              <w:bCs w:val="0"/>
              <w:noProof/>
              <w:kern w:val="2"/>
              <w:sz w:val="24"/>
              <w:szCs w:val="24"/>
              <w:lang w:val="en-AU" w:eastAsia="en-GB"/>
              <w14:ligatures w14:val="standardContextual"/>
            </w:rPr>
          </w:pPr>
          <w:hyperlink w:anchor="_Toc217329524" w:history="1">
            <w:r w:rsidRPr="003F51E0">
              <w:rPr>
                <w:rStyle w:val="Hyperlink"/>
                <w:rFonts w:ascii="Times New Roman" w:hAnsi="Times New Roman" w:cs="Times New Roman"/>
                <w:noProof/>
                <w:sz w:val="24"/>
                <w:szCs w:val="24"/>
              </w:rPr>
              <w:t>Activity 2: Ethical Decision-Making Simulation</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_Toc217329524 \h </w:instrText>
            </w:r>
            <w:r w:rsidRPr="003F51E0">
              <w:rPr>
                <w:noProof/>
                <w:webHidden/>
                <w:sz w:val="24"/>
                <w:szCs w:val="24"/>
              </w:rPr>
            </w:r>
            <w:r w:rsidRPr="003F51E0">
              <w:rPr>
                <w:noProof/>
                <w:webHidden/>
                <w:sz w:val="24"/>
                <w:szCs w:val="24"/>
              </w:rPr>
              <w:fldChar w:fldCharType="separate"/>
            </w:r>
            <w:r w:rsidRPr="003F51E0">
              <w:rPr>
                <w:noProof/>
                <w:webHidden/>
                <w:sz w:val="24"/>
                <w:szCs w:val="24"/>
              </w:rPr>
              <w:t>4</w:t>
            </w:r>
            <w:r w:rsidRPr="003F51E0">
              <w:rPr>
                <w:noProof/>
                <w:webHidden/>
                <w:sz w:val="24"/>
                <w:szCs w:val="24"/>
              </w:rPr>
              <w:fldChar w:fldCharType="end"/>
            </w:r>
          </w:hyperlink>
        </w:p>
        <w:p w14:paraId="7F05E28F" w14:textId="658749DA"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5" w:history="1">
            <w:r w:rsidRPr="003F51E0">
              <w:rPr>
                <w:rStyle w:val="Hyperlink"/>
                <w:rFonts w:ascii="Times New Roman" w:hAnsi="Times New Roman" w:cs="Times New Roman"/>
                <w:noProof/>
                <w:sz w:val="24"/>
                <w:szCs w:val="24"/>
              </w:rPr>
              <w:t>Purpose of the activity</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_Toc217329525 \h </w:instrText>
            </w:r>
            <w:r w:rsidRPr="003F51E0">
              <w:rPr>
                <w:noProof/>
                <w:webHidden/>
                <w:sz w:val="24"/>
                <w:szCs w:val="24"/>
              </w:rPr>
            </w:r>
            <w:r w:rsidRPr="003F51E0">
              <w:rPr>
                <w:noProof/>
                <w:webHidden/>
                <w:sz w:val="24"/>
                <w:szCs w:val="24"/>
              </w:rPr>
              <w:fldChar w:fldCharType="separate"/>
            </w:r>
            <w:r w:rsidRPr="003F51E0">
              <w:rPr>
                <w:noProof/>
                <w:webHidden/>
                <w:sz w:val="24"/>
                <w:szCs w:val="24"/>
              </w:rPr>
              <w:t>4</w:t>
            </w:r>
            <w:r w:rsidRPr="003F51E0">
              <w:rPr>
                <w:noProof/>
                <w:webHidden/>
                <w:sz w:val="24"/>
                <w:szCs w:val="24"/>
              </w:rPr>
              <w:fldChar w:fldCharType="end"/>
            </w:r>
          </w:hyperlink>
        </w:p>
        <w:p w14:paraId="1FD19664" w14:textId="5112EC26"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6" w:history="1">
            <w:r w:rsidRPr="003F51E0">
              <w:rPr>
                <w:rStyle w:val="Hyperlink"/>
                <w:rFonts w:ascii="Times New Roman" w:hAnsi="Times New Roman" w:cs="Times New Roman"/>
                <w:noProof/>
                <w:sz w:val="24"/>
                <w:szCs w:val="24"/>
              </w:rPr>
              <w:t>Activity Overview</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_Toc217329526 \h </w:instrText>
            </w:r>
            <w:r w:rsidRPr="003F51E0">
              <w:rPr>
                <w:noProof/>
                <w:webHidden/>
                <w:sz w:val="24"/>
                <w:szCs w:val="24"/>
              </w:rPr>
            </w:r>
            <w:r w:rsidRPr="003F51E0">
              <w:rPr>
                <w:noProof/>
                <w:webHidden/>
                <w:sz w:val="24"/>
                <w:szCs w:val="24"/>
              </w:rPr>
              <w:fldChar w:fldCharType="separate"/>
            </w:r>
            <w:r w:rsidRPr="003F51E0">
              <w:rPr>
                <w:noProof/>
                <w:webHidden/>
                <w:sz w:val="24"/>
                <w:szCs w:val="24"/>
              </w:rPr>
              <w:t>5</w:t>
            </w:r>
            <w:r w:rsidRPr="003F51E0">
              <w:rPr>
                <w:noProof/>
                <w:webHidden/>
                <w:sz w:val="24"/>
                <w:szCs w:val="24"/>
              </w:rPr>
              <w:fldChar w:fldCharType="end"/>
            </w:r>
          </w:hyperlink>
        </w:p>
        <w:p w14:paraId="46833958" w14:textId="66956B5C"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7" w:history="1">
            <w:r w:rsidRPr="003F51E0">
              <w:rPr>
                <w:rStyle w:val="Hyperlink"/>
                <w:rFonts w:ascii="Times New Roman" w:hAnsi="Times New Roman" w:cs="Times New Roman"/>
                <w:noProof/>
                <w:sz w:val="24"/>
                <w:szCs w:val="24"/>
              </w:rPr>
              <w:t>Scenario 1: Product Analytics Export</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_Toc217329527 \h </w:instrText>
            </w:r>
            <w:r w:rsidRPr="003F51E0">
              <w:rPr>
                <w:noProof/>
                <w:webHidden/>
                <w:sz w:val="24"/>
                <w:szCs w:val="24"/>
              </w:rPr>
            </w:r>
            <w:r w:rsidRPr="003F51E0">
              <w:rPr>
                <w:noProof/>
                <w:webHidden/>
                <w:sz w:val="24"/>
                <w:szCs w:val="24"/>
              </w:rPr>
              <w:fldChar w:fldCharType="separate"/>
            </w:r>
            <w:r w:rsidRPr="003F51E0">
              <w:rPr>
                <w:noProof/>
                <w:webHidden/>
                <w:sz w:val="24"/>
                <w:szCs w:val="24"/>
              </w:rPr>
              <w:t>5</w:t>
            </w:r>
            <w:r w:rsidRPr="003F51E0">
              <w:rPr>
                <w:noProof/>
                <w:webHidden/>
                <w:sz w:val="24"/>
                <w:szCs w:val="24"/>
              </w:rPr>
              <w:fldChar w:fldCharType="end"/>
            </w:r>
          </w:hyperlink>
        </w:p>
        <w:p w14:paraId="333BB598" w14:textId="1BF7CB77"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8" w:history="1">
            <w:r w:rsidRPr="003F51E0">
              <w:rPr>
                <w:rStyle w:val="Hyperlink"/>
                <w:rFonts w:ascii="Times New Roman" w:hAnsi="Times New Roman" w:cs="Times New Roman"/>
                <w:noProof/>
                <w:sz w:val="24"/>
                <w:szCs w:val="24"/>
              </w:rPr>
              <w:t>Scenario 2: Reporting an Accidental Access</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_Toc217329528 \h </w:instrText>
            </w:r>
            <w:r w:rsidRPr="003F51E0">
              <w:rPr>
                <w:noProof/>
                <w:webHidden/>
                <w:sz w:val="24"/>
                <w:szCs w:val="24"/>
              </w:rPr>
            </w:r>
            <w:r w:rsidRPr="003F51E0">
              <w:rPr>
                <w:noProof/>
                <w:webHidden/>
                <w:sz w:val="24"/>
                <w:szCs w:val="24"/>
              </w:rPr>
              <w:fldChar w:fldCharType="separate"/>
            </w:r>
            <w:r w:rsidRPr="003F51E0">
              <w:rPr>
                <w:noProof/>
                <w:webHidden/>
                <w:sz w:val="24"/>
                <w:szCs w:val="24"/>
              </w:rPr>
              <w:t>5</w:t>
            </w:r>
            <w:r w:rsidRPr="003F51E0">
              <w:rPr>
                <w:noProof/>
                <w:webHidden/>
                <w:sz w:val="24"/>
                <w:szCs w:val="24"/>
              </w:rPr>
              <w:fldChar w:fldCharType="end"/>
            </w:r>
          </w:hyperlink>
        </w:p>
        <w:p w14:paraId="14B24CC8" w14:textId="5C94319E"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29" w:history="1">
            <w:r w:rsidRPr="003F51E0">
              <w:rPr>
                <w:rStyle w:val="Hyperlink"/>
                <w:rFonts w:ascii="Times New Roman" w:hAnsi="Times New Roman" w:cs="Times New Roman"/>
                <w:noProof/>
                <w:sz w:val="24"/>
                <w:szCs w:val="24"/>
              </w:rPr>
              <w:t>Scenario 3: Personal Cloud Convenience</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_Toc217329529 \h </w:instrText>
            </w:r>
            <w:r w:rsidRPr="003F51E0">
              <w:rPr>
                <w:noProof/>
                <w:webHidden/>
                <w:sz w:val="24"/>
                <w:szCs w:val="24"/>
              </w:rPr>
            </w:r>
            <w:r w:rsidRPr="003F51E0">
              <w:rPr>
                <w:noProof/>
                <w:webHidden/>
                <w:sz w:val="24"/>
                <w:szCs w:val="24"/>
              </w:rPr>
              <w:fldChar w:fldCharType="separate"/>
            </w:r>
            <w:r w:rsidRPr="003F51E0">
              <w:rPr>
                <w:noProof/>
                <w:webHidden/>
                <w:sz w:val="24"/>
                <w:szCs w:val="24"/>
              </w:rPr>
              <w:t>5</w:t>
            </w:r>
            <w:r w:rsidRPr="003F51E0">
              <w:rPr>
                <w:noProof/>
                <w:webHidden/>
                <w:sz w:val="24"/>
                <w:szCs w:val="24"/>
              </w:rPr>
              <w:fldChar w:fldCharType="end"/>
            </w:r>
          </w:hyperlink>
        </w:p>
        <w:p w14:paraId="17384FDA" w14:textId="0D67BD41"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30" w:history="1">
            <w:r w:rsidRPr="003F51E0">
              <w:rPr>
                <w:rStyle w:val="Hyperlink"/>
                <w:rFonts w:ascii="Times New Roman" w:hAnsi="Times New Roman" w:cs="Times New Roman"/>
                <w:noProof/>
                <w:sz w:val="24"/>
                <w:szCs w:val="24"/>
              </w:rPr>
              <w:t>Scenario 4: Old Project Repository Access</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_Toc217329530 \h </w:instrText>
            </w:r>
            <w:r w:rsidRPr="003F51E0">
              <w:rPr>
                <w:noProof/>
                <w:webHidden/>
                <w:sz w:val="24"/>
                <w:szCs w:val="24"/>
              </w:rPr>
            </w:r>
            <w:r w:rsidRPr="003F51E0">
              <w:rPr>
                <w:noProof/>
                <w:webHidden/>
                <w:sz w:val="24"/>
                <w:szCs w:val="24"/>
              </w:rPr>
              <w:fldChar w:fldCharType="separate"/>
            </w:r>
            <w:r w:rsidRPr="003F51E0">
              <w:rPr>
                <w:noProof/>
                <w:webHidden/>
                <w:sz w:val="24"/>
                <w:szCs w:val="24"/>
              </w:rPr>
              <w:t>5</w:t>
            </w:r>
            <w:r w:rsidRPr="003F51E0">
              <w:rPr>
                <w:noProof/>
                <w:webHidden/>
                <w:sz w:val="24"/>
                <w:szCs w:val="24"/>
              </w:rPr>
              <w:fldChar w:fldCharType="end"/>
            </w:r>
          </w:hyperlink>
        </w:p>
        <w:p w14:paraId="665C24B3" w14:textId="6866C59A" w:rsidR="003F51E0" w:rsidRPr="003F51E0" w:rsidRDefault="003F51E0">
          <w:pPr>
            <w:pStyle w:val="TOC3"/>
            <w:tabs>
              <w:tab w:val="right" w:leader="dot" w:pos="8630"/>
            </w:tabs>
            <w:rPr>
              <w:noProof/>
              <w:kern w:val="2"/>
              <w:sz w:val="24"/>
              <w:szCs w:val="24"/>
              <w:lang w:val="en-AU" w:eastAsia="en-GB"/>
              <w14:ligatures w14:val="standardContextual"/>
            </w:rPr>
          </w:pPr>
          <w:hyperlink w:anchor="_Toc217329531" w:history="1">
            <w:r w:rsidRPr="003F51E0">
              <w:rPr>
                <w:rStyle w:val="Hyperlink"/>
                <w:rFonts w:ascii="Times New Roman" w:hAnsi="Times New Roman" w:cs="Times New Roman"/>
                <w:noProof/>
                <w:sz w:val="24"/>
                <w:szCs w:val="24"/>
              </w:rPr>
              <w:t>Scenario 5: Vendor Collaboration Without NDA</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_Toc217329531 \h </w:instrText>
            </w:r>
            <w:r w:rsidRPr="003F51E0">
              <w:rPr>
                <w:noProof/>
                <w:webHidden/>
                <w:sz w:val="24"/>
                <w:szCs w:val="24"/>
              </w:rPr>
            </w:r>
            <w:r w:rsidRPr="003F51E0">
              <w:rPr>
                <w:noProof/>
                <w:webHidden/>
                <w:sz w:val="24"/>
                <w:szCs w:val="24"/>
              </w:rPr>
              <w:fldChar w:fldCharType="separate"/>
            </w:r>
            <w:r w:rsidRPr="003F51E0">
              <w:rPr>
                <w:noProof/>
                <w:webHidden/>
                <w:sz w:val="24"/>
                <w:szCs w:val="24"/>
              </w:rPr>
              <w:t>5</w:t>
            </w:r>
            <w:r w:rsidRPr="003F51E0">
              <w:rPr>
                <w:noProof/>
                <w:webHidden/>
                <w:sz w:val="24"/>
                <w:szCs w:val="24"/>
              </w:rPr>
              <w:fldChar w:fldCharType="end"/>
            </w:r>
          </w:hyperlink>
        </w:p>
        <w:p w14:paraId="77F8E44E" w14:textId="21847FCE" w:rsidR="003F51E0" w:rsidRPr="003F51E0" w:rsidRDefault="003F51E0">
          <w:pPr>
            <w:pStyle w:val="TOC1"/>
            <w:tabs>
              <w:tab w:val="right" w:leader="dot" w:pos="8630"/>
            </w:tabs>
            <w:rPr>
              <w:b w:val="0"/>
              <w:bCs w:val="0"/>
              <w:i w:val="0"/>
              <w:iCs w:val="0"/>
              <w:noProof/>
              <w:kern w:val="2"/>
              <w:lang w:val="en-AU" w:eastAsia="en-GB"/>
              <w14:ligatures w14:val="standardContextual"/>
            </w:rPr>
          </w:pPr>
          <w:hyperlink w:anchor="_Toc217329532" w:history="1">
            <w:r w:rsidRPr="003F51E0">
              <w:rPr>
                <w:rStyle w:val="Hyperlink"/>
                <w:rFonts w:ascii="Times New Roman" w:hAnsi="Times New Roman" w:cs="Times New Roman"/>
                <w:i w:val="0"/>
                <w:iCs w:val="0"/>
                <w:noProof/>
              </w:rPr>
              <w:t>Reporting Pathways – Detailed Guidance for Employees</w:t>
            </w:r>
            <w:r w:rsidRPr="003F51E0">
              <w:rPr>
                <w:i w:val="0"/>
                <w:iCs w:val="0"/>
                <w:noProof/>
                <w:webHidden/>
              </w:rPr>
              <w:tab/>
            </w:r>
            <w:r w:rsidRPr="003F51E0">
              <w:rPr>
                <w:i w:val="0"/>
                <w:iCs w:val="0"/>
                <w:noProof/>
                <w:webHidden/>
              </w:rPr>
              <w:fldChar w:fldCharType="begin"/>
            </w:r>
            <w:r w:rsidRPr="003F51E0">
              <w:rPr>
                <w:i w:val="0"/>
                <w:iCs w:val="0"/>
                <w:noProof/>
                <w:webHidden/>
              </w:rPr>
              <w:instrText xml:space="preserve"> PAGEREF _Toc217329532 \h </w:instrText>
            </w:r>
            <w:r w:rsidRPr="003F51E0">
              <w:rPr>
                <w:i w:val="0"/>
                <w:iCs w:val="0"/>
                <w:noProof/>
                <w:webHidden/>
              </w:rPr>
            </w:r>
            <w:r w:rsidRPr="003F51E0">
              <w:rPr>
                <w:i w:val="0"/>
                <w:iCs w:val="0"/>
                <w:noProof/>
                <w:webHidden/>
              </w:rPr>
              <w:fldChar w:fldCharType="separate"/>
            </w:r>
            <w:r w:rsidRPr="003F51E0">
              <w:rPr>
                <w:i w:val="0"/>
                <w:iCs w:val="0"/>
                <w:noProof/>
                <w:webHidden/>
              </w:rPr>
              <w:t>5</w:t>
            </w:r>
            <w:r w:rsidRPr="003F51E0">
              <w:rPr>
                <w:i w:val="0"/>
                <w:iCs w:val="0"/>
                <w:noProof/>
                <w:webHidden/>
              </w:rPr>
              <w:fldChar w:fldCharType="end"/>
            </w:r>
          </w:hyperlink>
        </w:p>
        <w:p w14:paraId="225B7927" w14:textId="553E316A" w:rsidR="003F51E0" w:rsidRPr="003F51E0" w:rsidRDefault="003F51E0">
          <w:pPr>
            <w:pStyle w:val="TOC2"/>
            <w:tabs>
              <w:tab w:val="right" w:leader="dot" w:pos="8630"/>
            </w:tabs>
            <w:rPr>
              <w:b w:val="0"/>
              <w:bCs w:val="0"/>
              <w:noProof/>
              <w:kern w:val="2"/>
              <w:sz w:val="24"/>
              <w:szCs w:val="24"/>
              <w:lang w:val="en-AU" w:eastAsia="en-GB"/>
              <w14:ligatures w14:val="standardContextual"/>
            </w:rPr>
          </w:pPr>
          <w:hyperlink w:anchor="_Toc217329533" w:history="1">
            <w:r w:rsidRPr="003F51E0">
              <w:rPr>
                <w:rStyle w:val="Hyperlink"/>
                <w:rFonts w:ascii="Times New Roman" w:hAnsi="Times New Roman" w:cs="Times New Roman"/>
                <w:noProof/>
                <w:sz w:val="24"/>
                <w:szCs w:val="24"/>
              </w:rPr>
              <w:t>Purpose of Reporting</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_Toc217329533 \h </w:instrText>
            </w:r>
            <w:r w:rsidRPr="003F51E0">
              <w:rPr>
                <w:noProof/>
                <w:webHidden/>
                <w:sz w:val="24"/>
                <w:szCs w:val="24"/>
              </w:rPr>
            </w:r>
            <w:r w:rsidRPr="003F51E0">
              <w:rPr>
                <w:noProof/>
                <w:webHidden/>
                <w:sz w:val="24"/>
                <w:szCs w:val="24"/>
              </w:rPr>
              <w:fldChar w:fldCharType="separate"/>
            </w:r>
            <w:r w:rsidRPr="003F51E0">
              <w:rPr>
                <w:noProof/>
                <w:webHidden/>
                <w:sz w:val="24"/>
                <w:szCs w:val="24"/>
              </w:rPr>
              <w:t>5</w:t>
            </w:r>
            <w:r w:rsidRPr="003F51E0">
              <w:rPr>
                <w:noProof/>
                <w:webHidden/>
                <w:sz w:val="24"/>
                <w:szCs w:val="24"/>
              </w:rPr>
              <w:fldChar w:fldCharType="end"/>
            </w:r>
          </w:hyperlink>
        </w:p>
        <w:p w14:paraId="2A43878A" w14:textId="21AD1366" w:rsidR="003F51E0" w:rsidRPr="003F51E0" w:rsidRDefault="003F51E0">
          <w:pPr>
            <w:pStyle w:val="TOC2"/>
            <w:tabs>
              <w:tab w:val="right" w:leader="dot" w:pos="8630"/>
            </w:tabs>
            <w:rPr>
              <w:b w:val="0"/>
              <w:bCs w:val="0"/>
              <w:noProof/>
              <w:kern w:val="2"/>
              <w:sz w:val="24"/>
              <w:szCs w:val="24"/>
              <w:lang w:val="en-AU" w:eastAsia="en-GB"/>
              <w14:ligatures w14:val="standardContextual"/>
            </w:rPr>
          </w:pPr>
          <w:hyperlink w:anchor="_Toc217329534" w:history="1">
            <w:r w:rsidRPr="003F51E0">
              <w:rPr>
                <w:rStyle w:val="Hyperlink"/>
                <w:rFonts w:ascii="Times New Roman" w:hAnsi="Times New Roman" w:cs="Times New Roman"/>
                <w:noProof/>
                <w:sz w:val="24"/>
                <w:szCs w:val="24"/>
              </w:rPr>
              <w:t>A) Reporting to the Manager Pathway</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_Toc217329534 \h </w:instrText>
            </w:r>
            <w:r w:rsidRPr="003F51E0">
              <w:rPr>
                <w:noProof/>
                <w:webHidden/>
                <w:sz w:val="24"/>
                <w:szCs w:val="24"/>
              </w:rPr>
            </w:r>
            <w:r w:rsidRPr="003F51E0">
              <w:rPr>
                <w:noProof/>
                <w:webHidden/>
                <w:sz w:val="24"/>
                <w:szCs w:val="24"/>
              </w:rPr>
              <w:fldChar w:fldCharType="separate"/>
            </w:r>
            <w:r w:rsidRPr="003F51E0">
              <w:rPr>
                <w:noProof/>
                <w:webHidden/>
                <w:sz w:val="24"/>
                <w:szCs w:val="24"/>
              </w:rPr>
              <w:t>6</w:t>
            </w:r>
            <w:r w:rsidRPr="003F51E0">
              <w:rPr>
                <w:noProof/>
                <w:webHidden/>
                <w:sz w:val="24"/>
                <w:szCs w:val="24"/>
              </w:rPr>
              <w:fldChar w:fldCharType="end"/>
            </w:r>
          </w:hyperlink>
        </w:p>
        <w:p w14:paraId="7BB37FB6" w14:textId="04C07A7D" w:rsidR="003F51E0" w:rsidRPr="003F51E0" w:rsidRDefault="003F51E0">
          <w:pPr>
            <w:pStyle w:val="TOC2"/>
            <w:tabs>
              <w:tab w:val="right" w:leader="dot" w:pos="8630"/>
            </w:tabs>
            <w:rPr>
              <w:b w:val="0"/>
              <w:bCs w:val="0"/>
              <w:noProof/>
              <w:kern w:val="2"/>
              <w:sz w:val="24"/>
              <w:szCs w:val="24"/>
              <w:lang w:val="en-AU" w:eastAsia="en-GB"/>
              <w14:ligatures w14:val="standardContextual"/>
            </w:rPr>
          </w:pPr>
          <w:hyperlink w:anchor="_Toc217329535" w:history="1">
            <w:r w:rsidRPr="003F51E0">
              <w:rPr>
                <w:rStyle w:val="Hyperlink"/>
                <w:rFonts w:ascii="Times New Roman" w:hAnsi="Times New Roman" w:cs="Times New Roman"/>
                <w:noProof/>
                <w:sz w:val="24"/>
                <w:szCs w:val="24"/>
              </w:rPr>
              <w:t>B) Reporting to the Information Security Team</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_Toc217329535 \h </w:instrText>
            </w:r>
            <w:r w:rsidRPr="003F51E0">
              <w:rPr>
                <w:noProof/>
                <w:webHidden/>
                <w:sz w:val="24"/>
                <w:szCs w:val="24"/>
              </w:rPr>
            </w:r>
            <w:r w:rsidRPr="003F51E0">
              <w:rPr>
                <w:noProof/>
                <w:webHidden/>
                <w:sz w:val="24"/>
                <w:szCs w:val="24"/>
              </w:rPr>
              <w:fldChar w:fldCharType="separate"/>
            </w:r>
            <w:r w:rsidRPr="003F51E0">
              <w:rPr>
                <w:noProof/>
                <w:webHidden/>
                <w:sz w:val="24"/>
                <w:szCs w:val="24"/>
              </w:rPr>
              <w:t>6</w:t>
            </w:r>
            <w:r w:rsidRPr="003F51E0">
              <w:rPr>
                <w:noProof/>
                <w:webHidden/>
                <w:sz w:val="24"/>
                <w:szCs w:val="24"/>
              </w:rPr>
              <w:fldChar w:fldCharType="end"/>
            </w:r>
          </w:hyperlink>
        </w:p>
        <w:p w14:paraId="30376D5E" w14:textId="7DC037DF" w:rsidR="003F51E0" w:rsidRPr="003F51E0" w:rsidRDefault="003F51E0">
          <w:pPr>
            <w:pStyle w:val="TOC2"/>
            <w:tabs>
              <w:tab w:val="right" w:leader="dot" w:pos="8630"/>
            </w:tabs>
            <w:rPr>
              <w:b w:val="0"/>
              <w:bCs w:val="0"/>
              <w:noProof/>
              <w:kern w:val="2"/>
              <w:sz w:val="24"/>
              <w:szCs w:val="24"/>
              <w:lang w:val="en-AU" w:eastAsia="en-GB"/>
              <w14:ligatures w14:val="standardContextual"/>
            </w:rPr>
          </w:pPr>
          <w:hyperlink w:anchor="_Toc217329536" w:history="1">
            <w:r w:rsidRPr="003F51E0">
              <w:rPr>
                <w:rStyle w:val="Hyperlink"/>
                <w:rFonts w:ascii="Times New Roman" w:hAnsi="Times New Roman" w:cs="Times New Roman"/>
                <w:noProof/>
                <w:sz w:val="24"/>
                <w:szCs w:val="24"/>
              </w:rPr>
              <w:t>C) Inclusion of Non-Retaliation Policy</w:t>
            </w:r>
            <w:r w:rsidRPr="003F51E0">
              <w:rPr>
                <w:noProof/>
                <w:webHidden/>
                <w:sz w:val="24"/>
                <w:szCs w:val="24"/>
              </w:rPr>
              <w:tab/>
            </w:r>
            <w:r w:rsidRPr="003F51E0">
              <w:rPr>
                <w:noProof/>
                <w:webHidden/>
                <w:sz w:val="24"/>
                <w:szCs w:val="24"/>
              </w:rPr>
              <w:fldChar w:fldCharType="begin"/>
            </w:r>
            <w:r w:rsidRPr="003F51E0">
              <w:rPr>
                <w:noProof/>
                <w:webHidden/>
                <w:sz w:val="24"/>
                <w:szCs w:val="24"/>
              </w:rPr>
              <w:instrText xml:space="preserve"> PAGEREF _Toc217329536 \h </w:instrText>
            </w:r>
            <w:r w:rsidRPr="003F51E0">
              <w:rPr>
                <w:noProof/>
                <w:webHidden/>
                <w:sz w:val="24"/>
                <w:szCs w:val="24"/>
              </w:rPr>
            </w:r>
            <w:r w:rsidRPr="003F51E0">
              <w:rPr>
                <w:noProof/>
                <w:webHidden/>
                <w:sz w:val="24"/>
                <w:szCs w:val="24"/>
              </w:rPr>
              <w:fldChar w:fldCharType="separate"/>
            </w:r>
            <w:r w:rsidRPr="003F51E0">
              <w:rPr>
                <w:noProof/>
                <w:webHidden/>
                <w:sz w:val="24"/>
                <w:szCs w:val="24"/>
              </w:rPr>
              <w:t>7</w:t>
            </w:r>
            <w:r w:rsidRPr="003F51E0">
              <w:rPr>
                <w:noProof/>
                <w:webHidden/>
                <w:sz w:val="24"/>
                <w:szCs w:val="24"/>
              </w:rPr>
              <w:fldChar w:fldCharType="end"/>
            </w:r>
          </w:hyperlink>
        </w:p>
        <w:p w14:paraId="596B798D" w14:textId="0B7FA78F" w:rsidR="003F51E0" w:rsidRPr="003F51E0" w:rsidRDefault="003F51E0">
          <w:pPr>
            <w:pStyle w:val="TOC1"/>
            <w:tabs>
              <w:tab w:val="right" w:leader="dot" w:pos="8630"/>
            </w:tabs>
            <w:rPr>
              <w:b w:val="0"/>
              <w:bCs w:val="0"/>
              <w:i w:val="0"/>
              <w:iCs w:val="0"/>
              <w:noProof/>
              <w:kern w:val="2"/>
              <w:lang w:val="en-AU" w:eastAsia="en-GB"/>
              <w14:ligatures w14:val="standardContextual"/>
            </w:rPr>
          </w:pPr>
          <w:hyperlink w:anchor="_Toc217329537" w:history="1">
            <w:r w:rsidRPr="003F51E0">
              <w:rPr>
                <w:rStyle w:val="Hyperlink"/>
                <w:rFonts w:ascii="Times New Roman" w:hAnsi="Times New Roman" w:cs="Times New Roman"/>
                <w:i w:val="0"/>
                <w:iCs w:val="0"/>
                <w:noProof/>
              </w:rPr>
              <w:t>Conclusion</w:t>
            </w:r>
            <w:r w:rsidRPr="003F51E0">
              <w:rPr>
                <w:i w:val="0"/>
                <w:iCs w:val="0"/>
                <w:noProof/>
                <w:webHidden/>
              </w:rPr>
              <w:tab/>
            </w:r>
            <w:r w:rsidRPr="003F51E0">
              <w:rPr>
                <w:i w:val="0"/>
                <w:iCs w:val="0"/>
                <w:noProof/>
                <w:webHidden/>
              </w:rPr>
              <w:fldChar w:fldCharType="begin"/>
            </w:r>
            <w:r w:rsidRPr="003F51E0">
              <w:rPr>
                <w:i w:val="0"/>
                <w:iCs w:val="0"/>
                <w:noProof/>
                <w:webHidden/>
              </w:rPr>
              <w:instrText xml:space="preserve"> PAGEREF _Toc217329537 \h </w:instrText>
            </w:r>
            <w:r w:rsidRPr="003F51E0">
              <w:rPr>
                <w:i w:val="0"/>
                <w:iCs w:val="0"/>
                <w:noProof/>
                <w:webHidden/>
              </w:rPr>
            </w:r>
            <w:r w:rsidRPr="003F51E0">
              <w:rPr>
                <w:i w:val="0"/>
                <w:iCs w:val="0"/>
                <w:noProof/>
                <w:webHidden/>
              </w:rPr>
              <w:fldChar w:fldCharType="separate"/>
            </w:r>
            <w:r w:rsidRPr="003F51E0">
              <w:rPr>
                <w:i w:val="0"/>
                <w:iCs w:val="0"/>
                <w:noProof/>
                <w:webHidden/>
              </w:rPr>
              <w:t>7</w:t>
            </w:r>
            <w:r w:rsidRPr="003F51E0">
              <w:rPr>
                <w:i w:val="0"/>
                <w:iCs w:val="0"/>
                <w:noProof/>
                <w:webHidden/>
              </w:rPr>
              <w:fldChar w:fldCharType="end"/>
            </w:r>
          </w:hyperlink>
        </w:p>
        <w:p w14:paraId="738A604C" w14:textId="77777777" w:rsidR="003F51E0" w:rsidRDefault="00723F44" w:rsidP="003F51E0">
          <w:pPr>
            <w:rPr>
              <w:rFonts w:ascii="Times New Roman" w:hAnsi="Times New Roman" w:cs="Times New Roman"/>
              <w:sz w:val="28"/>
              <w:szCs w:val="28"/>
            </w:rPr>
          </w:pPr>
          <w:r w:rsidRPr="003F51E0">
            <w:rPr>
              <w:rFonts w:ascii="Times New Roman" w:hAnsi="Times New Roman" w:cs="Times New Roman"/>
              <w:sz w:val="24"/>
              <w:szCs w:val="24"/>
            </w:rPr>
            <w:fldChar w:fldCharType="end"/>
          </w:r>
        </w:p>
        <w:p w14:paraId="1136E036" w14:textId="77777777" w:rsidR="003F51E0" w:rsidRDefault="003F51E0" w:rsidP="003F51E0">
          <w:pPr>
            <w:rPr>
              <w:rFonts w:ascii="Times New Roman" w:hAnsi="Times New Roman" w:cs="Times New Roman"/>
              <w:sz w:val="28"/>
              <w:szCs w:val="28"/>
            </w:rPr>
          </w:pPr>
        </w:p>
        <w:p w14:paraId="326EC43E" w14:textId="1E9D3CEC" w:rsidR="003F51E0" w:rsidRPr="003F51E0" w:rsidRDefault="00000000" w:rsidP="003F51E0">
          <w:pPr>
            <w:rPr>
              <w:rFonts w:ascii="Times New Roman" w:hAnsi="Times New Roman" w:cs="Times New Roman"/>
            </w:rPr>
          </w:pPr>
        </w:p>
      </w:sdtContent>
    </w:sdt>
    <w:bookmarkStart w:id="0" w:name="_Toc217329510" w:displacedByCustomXml="prev"/>
    <w:p w14:paraId="2E772C18" w14:textId="426832B9" w:rsidR="00ED1073" w:rsidRPr="003F51E0" w:rsidRDefault="00774707" w:rsidP="003F02FE">
      <w:pPr>
        <w:pStyle w:val="Heading1"/>
        <w:rPr>
          <w:rFonts w:ascii="Times New Roman" w:hAnsi="Times New Roman" w:cs="Times New Roman"/>
          <w:color w:val="000000" w:themeColor="text1"/>
          <w:sz w:val="36"/>
          <w:szCs w:val="36"/>
        </w:rPr>
      </w:pPr>
      <w:r w:rsidRPr="003F51E0">
        <w:rPr>
          <w:rFonts w:ascii="Times New Roman" w:hAnsi="Times New Roman" w:cs="Times New Roman"/>
          <w:color w:val="000000" w:themeColor="text1"/>
          <w:sz w:val="36"/>
          <w:szCs w:val="36"/>
        </w:rPr>
        <w:lastRenderedPageBreak/>
        <w:t>Introduction</w:t>
      </w:r>
      <w:bookmarkEnd w:id="0"/>
    </w:p>
    <w:p w14:paraId="2CE3632C" w14:textId="77777777" w:rsidR="00ED1073" w:rsidRPr="003F51E0" w:rsidRDefault="00774707">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This training module helps internal employees understand their ethical responsibilities when working with data, systems, and customer information. It focuses on raising awareness—not technical configuration—so employees clearly understand the right behaviours, common risks, and how to act ethically to support Redback Operations’ data security posture.</w:t>
      </w:r>
    </w:p>
    <w:p w14:paraId="2A604948" w14:textId="77777777" w:rsidR="00ED1073" w:rsidRPr="003F51E0" w:rsidRDefault="00774707" w:rsidP="003F02FE">
      <w:pPr>
        <w:pStyle w:val="Heading1"/>
        <w:rPr>
          <w:rFonts w:ascii="Times New Roman" w:hAnsi="Times New Roman" w:cs="Times New Roman"/>
          <w:color w:val="000000" w:themeColor="text1"/>
          <w:sz w:val="36"/>
          <w:szCs w:val="36"/>
        </w:rPr>
      </w:pPr>
      <w:bookmarkStart w:id="1" w:name="_Toc217329511"/>
      <w:r w:rsidRPr="003F51E0">
        <w:rPr>
          <w:rFonts w:ascii="Times New Roman" w:hAnsi="Times New Roman" w:cs="Times New Roman"/>
          <w:color w:val="000000" w:themeColor="text1"/>
          <w:sz w:val="36"/>
          <w:szCs w:val="36"/>
        </w:rPr>
        <w:t>Training Objectives</w:t>
      </w:r>
      <w:bookmarkEnd w:id="1"/>
    </w:p>
    <w:p w14:paraId="15251020" w14:textId="77777777" w:rsidR="00531023" w:rsidRPr="003F51E0" w:rsidRDefault="00E12434">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 xml:space="preserve">By the end of this module, employees should be able </w:t>
      </w:r>
      <w:proofErr w:type="gramStart"/>
      <w:r w:rsidRPr="003F51E0">
        <w:rPr>
          <w:rFonts w:ascii="Times New Roman" w:hAnsi="Times New Roman" w:cs="Times New Roman"/>
          <w:color w:val="000000" w:themeColor="text1"/>
          <w:sz w:val="24"/>
          <w:szCs w:val="24"/>
        </w:rPr>
        <w:t>to-:</w:t>
      </w:r>
      <w:proofErr w:type="gramEnd"/>
      <w:r w:rsidRPr="003F51E0">
        <w:rPr>
          <w:rFonts w:ascii="Times New Roman" w:hAnsi="Times New Roman" w:cs="Times New Roman"/>
          <w:color w:val="000000" w:themeColor="text1"/>
          <w:sz w:val="24"/>
          <w:szCs w:val="24"/>
        </w:rPr>
        <w:t xml:space="preserve"> </w:t>
      </w:r>
    </w:p>
    <w:p w14:paraId="676BAA0F" w14:textId="4819E87A" w:rsidR="00531023" w:rsidRPr="003F51E0" w:rsidRDefault="00531023" w:rsidP="00531023">
      <w:pPr>
        <w:pStyle w:val="ListParagraph"/>
        <w:numPr>
          <w:ilvl w:val="0"/>
          <w:numId w:val="10"/>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Recognize why ethical behavior is essential for data security posture.</w:t>
      </w:r>
    </w:p>
    <w:p w14:paraId="0EFEC81F" w14:textId="77777777" w:rsidR="00531023" w:rsidRPr="003F51E0" w:rsidRDefault="00774707" w:rsidP="00531023">
      <w:pPr>
        <w:pStyle w:val="ListParagraph"/>
        <w:numPr>
          <w:ilvl w:val="0"/>
          <w:numId w:val="10"/>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Identify common ethical risks in day-to-day work.</w:t>
      </w:r>
    </w:p>
    <w:p w14:paraId="5D810FEC" w14:textId="77777777" w:rsidR="00531023" w:rsidRPr="003F51E0" w:rsidRDefault="00774707" w:rsidP="00531023">
      <w:pPr>
        <w:pStyle w:val="ListParagraph"/>
        <w:numPr>
          <w:ilvl w:val="0"/>
          <w:numId w:val="10"/>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Apply ethical thinking when handling company or customer data.</w:t>
      </w:r>
    </w:p>
    <w:p w14:paraId="4F8E5C78" w14:textId="77777777" w:rsidR="00531023" w:rsidRPr="003F51E0" w:rsidRDefault="00774707" w:rsidP="00531023">
      <w:pPr>
        <w:pStyle w:val="ListParagraph"/>
        <w:numPr>
          <w:ilvl w:val="0"/>
          <w:numId w:val="10"/>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Follow correct reporting procedures.</w:t>
      </w:r>
    </w:p>
    <w:p w14:paraId="27D5ECBC" w14:textId="4113829A" w:rsidR="00ED1073" w:rsidRPr="003F51E0" w:rsidRDefault="00774707" w:rsidP="00531023">
      <w:pPr>
        <w:pStyle w:val="ListParagraph"/>
        <w:numPr>
          <w:ilvl w:val="0"/>
          <w:numId w:val="10"/>
        </w:numPr>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Participate confidently in DSPM</w:t>
      </w:r>
      <w:r w:rsidR="2E70FC8D" w:rsidRPr="05AA2A97">
        <w:rPr>
          <w:rFonts w:ascii="Times New Roman" w:hAnsi="Times New Roman" w:cs="Times New Roman"/>
          <w:color w:val="000000" w:themeColor="text1"/>
          <w:sz w:val="24"/>
          <w:szCs w:val="24"/>
        </w:rPr>
        <w:t xml:space="preserve"> (Data Security Posture </w:t>
      </w:r>
      <w:proofErr w:type="gramStart"/>
      <w:r w:rsidR="2E70FC8D" w:rsidRPr="05AA2A97">
        <w:rPr>
          <w:rFonts w:ascii="Times New Roman" w:hAnsi="Times New Roman" w:cs="Times New Roman"/>
          <w:color w:val="000000" w:themeColor="text1"/>
          <w:sz w:val="24"/>
          <w:szCs w:val="24"/>
        </w:rPr>
        <w:t>Management)</w:t>
      </w:r>
      <w:r w:rsidRPr="05AA2A97">
        <w:rPr>
          <w:rFonts w:ascii="Times New Roman" w:hAnsi="Times New Roman" w:cs="Times New Roman"/>
          <w:color w:val="000000" w:themeColor="text1"/>
          <w:sz w:val="24"/>
          <w:szCs w:val="24"/>
        </w:rPr>
        <w:t>‑</w:t>
      </w:r>
      <w:proofErr w:type="gramEnd"/>
      <w:r w:rsidRPr="05AA2A97">
        <w:rPr>
          <w:rFonts w:ascii="Times New Roman" w:hAnsi="Times New Roman" w:cs="Times New Roman"/>
          <w:color w:val="000000" w:themeColor="text1"/>
          <w:sz w:val="24"/>
          <w:szCs w:val="24"/>
        </w:rPr>
        <w:t xml:space="preserve">aligned </w:t>
      </w:r>
      <w:r w:rsidR="0EE3B83E" w:rsidRPr="05AA2A97">
        <w:rPr>
          <w:rFonts w:ascii="Times New Roman" w:hAnsi="Times New Roman" w:cs="Times New Roman"/>
          <w:color w:val="000000" w:themeColor="text1"/>
          <w:sz w:val="24"/>
          <w:szCs w:val="24"/>
        </w:rPr>
        <w:t>behavior</w:t>
      </w:r>
      <w:r w:rsidRPr="05AA2A97">
        <w:rPr>
          <w:rFonts w:ascii="Times New Roman" w:hAnsi="Times New Roman" w:cs="Times New Roman"/>
          <w:color w:val="000000" w:themeColor="text1"/>
          <w:sz w:val="24"/>
          <w:szCs w:val="24"/>
        </w:rPr>
        <w:t>.</w:t>
      </w:r>
    </w:p>
    <w:p w14:paraId="54E7B3D3" w14:textId="77777777" w:rsidR="00ED1073" w:rsidRPr="003F51E0" w:rsidRDefault="00774707" w:rsidP="003F02FE">
      <w:pPr>
        <w:pStyle w:val="Heading1"/>
        <w:rPr>
          <w:rFonts w:ascii="Times New Roman" w:hAnsi="Times New Roman" w:cs="Times New Roman"/>
          <w:color w:val="000000" w:themeColor="text1"/>
          <w:sz w:val="36"/>
          <w:szCs w:val="36"/>
        </w:rPr>
      </w:pPr>
      <w:bookmarkStart w:id="2" w:name="_Toc217329512"/>
      <w:r w:rsidRPr="003F51E0">
        <w:rPr>
          <w:rFonts w:ascii="Times New Roman" w:hAnsi="Times New Roman" w:cs="Times New Roman"/>
          <w:color w:val="000000" w:themeColor="text1"/>
          <w:sz w:val="36"/>
          <w:szCs w:val="36"/>
        </w:rPr>
        <w:t>Core Ethical Principles</w:t>
      </w:r>
      <w:bookmarkEnd w:id="2"/>
    </w:p>
    <w:p w14:paraId="2C1F3B00" w14:textId="37CF8734" w:rsidR="00E12434" w:rsidRPr="003F51E0" w:rsidRDefault="00E12434" w:rsidP="00E12434">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Employees must demonstrate:</w:t>
      </w:r>
    </w:p>
    <w:p w14:paraId="2A9FF4FE" w14:textId="3E401E33" w:rsidR="00531023" w:rsidRPr="003F51E0" w:rsidRDefault="00774707" w:rsidP="00B041FF">
      <w:pPr>
        <w:pStyle w:val="ListParagraph"/>
        <w:numPr>
          <w:ilvl w:val="0"/>
          <w:numId w:val="11"/>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b/>
          <w:bCs/>
          <w:color w:val="000000" w:themeColor="text1"/>
          <w:sz w:val="24"/>
          <w:szCs w:val="24"/>
        </w:rPr>
        <w:t>Confidentiality</w:t>
      </w:r>
      <w:r w:rsidR="00E12434" w:rsidRPr="05AA2A97">
        <w:rPr>
          <w:rFonts w:ascii="Times New Roman" w:hAnsi="Times New Roman" w:cs="Times New Roman"/>
          <w:color w:val="000000" w:themeColor="text1"/>
          <w:sz w:val="24"/>
          <w:szCs w:val="24"/>
        </w:rPr>
        <w:t>: Never expose company data unnecessarily</w:t>
      </w:r>
      <w:r w:rsidR="28D91068" w:rsidRPr="05AA2A97">
        <w:rPr>
          <w:rFonts w:ascii="Times New Roman" w:hAnsi="Times New Roman" w:cs="Times New Roman"/>
          <w:color w:val="000000" w:themeColor="text1"/>
          <w:sz w:val="24"/>
          <w:szCs w:val="24"/>
        </w:rPr>
        <w:t xml:space="preserve"> or without </w:t>
      </w:r>
      <w:r w:rsidR="23B6FE2B" w:rsidRPr="05AA2A97">
        <w:rPr>
          <w:rFonts w:ascii="Times New Roman" w:hAnsi="Times New Roman" w:cs="Times New Roman"/>
          <w:color w:val="000000" w:themeColor="text1"/>
          <w:sz w:val="24"/>
          <w:szCs w:val="24"/>
        </w:rPr>
        <w:t>authorization</w:t>
      </w:r>
    </w:p>
    <w:p w14:paraId="3148F5AB" w14:textId="77777777" w:rsidR="00531023" w:rsidRPr="003F51E0" w:rsidRDefault="00774707" w:rsidP="00B041FF">
      <w:pPr>
        <w:pStyle w:val="ListParagraph"/>
        <w:numPr>
          <w:ilvl w:val="0"/>
          <w:numId w:val="11"/>
        </w:numPr>
        <w:spacing w:line="240" w:lineRule="auto"/>
        <w:rPr>
          <w:rFonts w:ascii="Times New Roman" w:hAnsi="Times New Roman" w:cs="Times New Roman"/>
          <w:color w:val="000000" w:themeColor="text1"/>
          <w:sz w:val="24"/>
          <w:szCs w:val="24"/>
        </w:rPr>
      </w:pPr>
      <w:r w:rsidRPr="003F51E0">
        <w:rPr>
          <w:rFonts w:ascii="Times New Roman" w:hAnsi="Times New Roman" w:cs="Times New Roman"/>
          <w:b/>
          <w:bCs/>
          <w:color w:val="000000" w:themeColor="text1"/>
          <w:sz w:val="24"/>
          <w:szCs w:val="24"/>
        </w:rPr>
        <w:t>Integrity</w:t>
      </w:r>
      <w:r w:rsidR="00E12434" w:rsidRPr="003F51E0">
        <w:rPr>
          <w:rFonts w:ascii="Times New Roman" w:hAnsi="Times New Roman" w:cs="Times New Roman"/>
          <w:color w:val="000000" w:themeColor="text1"/>
          <w:sz w:val="24"/>
          <w:szCs w:val="24"/>
        </w:rPr>
        <w:t>: Do not alter, misuse or misrepresent information (if not authorized to do)</w:t>
      </w:r>
    </w:p>
    <w:p w14:paraId="082F0D40" w14:textId="6841B079" w:rsidR="00531023" w:rsidRPr="003F51E0" w:rsidRDefault="00774707" w:rsidP="00B041FF">
      <w:pPr>
        <w:pStyle w:val="ListParagraph"/>
        <w:numPr>
          <w:ilvl w:val="0"/>
          <w:numId w:val="11"/>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b/>
          <w:bCs/>
          <w:color w:val="000000" w:themeColor="text1"/>
          <w:sz w:val="24"/>
          <w:szCs w:val="24"/>
        </w:rPr>
        <w:t>Accountability</w:t>
      </w:r>
      <w:r w:rsidR="00E12434" w:rsidRPr="05AA2A97">
        <w:rPr>
          <w:rFonts w:ascii="Times New Roman" w:hAnsi="Times New Roman" w:cs="Times New Roman"/>
          <w:color w:val="000000" w:themeColor="text1"/>
          <w:sz w:val="24"/>
          <w:szCs w:val="24"/>
        </w:rPr>
        <w:t xml:space="preserve">: </w:t>
      </w:r>
      <w:r w:rsidR="017162B8" w:rsidRPr="05AA2A97">
        <w:rPr>
          <w:rFonts w:ascii="Times New Roman" w:hAnsi="Times New Roman" w:cs="Times New Roman"/>
          <w:color w:val="000000" w:themeColor="text1"/>
          <w:sz w:val="24"/>
          <w:szCs w:val="24"/>
        </w:rPr>
        <w:t>R</w:t>
      </w:r>
      <w:r w:rsidR="00E12434" w:rsidRPr="05AA2A97">
        <w:rPr>
          <w:rFonts w:ascii="Times New Roman" w:hAnsi="Times New Roman" w:cs="Times New Roman"/>
          <w:color w:val="000000" w:themeColor="text1"/>
          <w:sz w:val="24"/>
          <w:szCs w:val="24"/>
        </w:rPr>
        <w:t>eport mistakes and discrepancies immediate</w:t>
      </w:r>
      <w:r w:rsidR="2A1A421F" w:rsidRPr="05AA2A97">
        <w:rPr>
          <w:rFonts w:ascii="Times New Roman" w:hAnsi="Times New Roman" w:cs="Times New Roman"/>
          <w:color w:val="000000" w:themeColor="text1"/>
          <w:sz w:val="24"/>
          <w:szCs w:val="24"/>
        </w:rPr>
        <w:t>ly</w:t>
      </w:r>
    </w:p>
    <w:p w14:paraId="6D15C59C" w14:textId="387516EB" w:rsidR="00531023" w:rsidRPr="003F51E0" w:rsidRDefault="00774707" w:rsidP="00B041FF">
      <w:pPr>
        <w:pStyle w:val="ListParagraph"/>
        <w:numPr>
          <w:ilvl w:val="0"/>
          <w:numId w:val="11"/>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b/>
          <w:bCs/>
          <w:color w:val="000000" w:themeColor="text1"/>
          <w:sz w:val="24"/>
          <w:szCs w:val="24"/>
        </w:rPr>
        <w:t>Least Privilege</w:t>
      </w:r>
      <w:r w:rsidR="00E12434" w:rsidRPr="05AA2A97">
        <w:rPr>
          <w:rFonts w:ascii="Times New Roman" w:hAnsi="Times New Roman" w:cs="Times New Roman"/>
          <w:b/>
          <w:bCs/>
          <w:color w:val="000000" w:themeColor="text1"/>
          <w:sz w:val="24"/>
          <w:szCs w:val="24"/>
        </w:rPr>
        <w:t>:</w:t>
      </w:r>
      <w:r w:rsidR="00E12434" w:rsidRPr="05AA2A97">
        <w:rPr>
          <w:rFonts w:ascii="Times New Roman" w:hAnsi="Times New Roman" w:cs="Times New Roman"/>
          <w:color w:val="000000" w:themeColor="text1"/>
          <w:sz w:val="24"/>
          <w:szCs w:val="24"/>
        </w:rPr>
        <w:t xml:space="preserve"> Access only data which </w:t>
      </w:r>
      <w:r w:rsidR="0627DB88" w:rsidRPr="05AA2A97">
        <w:rPr>
          <w:rFonts w:ascii="Times New Roman" w:hAnsi="Times New Roman" w:cs="Times New Roman"/>
          <w:color w:val="000000" w:themeColor="text1"/>
          <w:sz w:val="24"/>
          <w:szCs w:val="24"/>
        </w:rPr>
        <w:t xml:space="preserve">you are </w:t>
      </w:r>
      <w:r w:rsidR="279DC8C7" w:rsidRPr="05AA2A97">
        <w:rPr>
          <w:rFonts w:ascii="Times New Roman" w:hAnsi="Times New Roman" w:cs="Times New Roman"/>
          <w:color w:val="000000" w:themeColor="text1"/>
          <w:sz w:val="24"/>
          <w:szCs w:val="24"/>
        </w:rPr>
        <w:t>authorized</w:t>
      </w:r>
      <w:r w:rsidR="0627DB88" w:rsidRPr="05AA2A97">
        <w:rPr>
          <w:rFonts w:ascii="Times New Roman" w:hAnsi="Times New Roman" w:cs="Times New Roman"/>
          <w:color w:val="000000" w:themeColor="text1"/>
          <w:sz w:val="24"/>
          <w:szCs w:val="24"/>
        </w:rPr>
        <w:t xml:space="preserve"> to access and is necessary for your role.</w:t>
      </w:r>
    </w:p>
    <w:p w14:paraId="446601E2" w14:textId="7CE25D2D" w:rsidR="00531023" w:rsidRPr="003F51E0" w:rsidRDefault="00774707" w:rsidP="00B041FF">
      <w:pPr>
        <w:pStyle w:val="ListParagraph"/>
        <w:numPr>
          <w:ilvl w:val="0"/>
          <w:numId w:val="11"/>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b/>
          <w:bCs/>
          <w:color w:val="000000" w:themeColor="text1"/>
          <w:sz w:val="24"/>
          <w:szCs w:val="24"/>
        </w:rPr>
        <w:t>Transparency</w:t>
      </w:r>
      <w:r w:rsidR="00E12434" w:rsidRPr="05AA2A97">
        <w:rPr>
          <w:rFonts w:ascii="Times New Roman" w:hAnsi="Times New Roman" w:cs="Times New Roman"/>
          <w:color w:val="000000" w:themeColor="text1"/>
          <w:sz w:val="24"/>
          <w:szCs w:val="24"/>
        </w:rPr>
        <w:t>:</w:t>
      </w:r>
      <w:r w:rsidR="475E7144" w:rsidRPr="05AA2A97">
        <w:rPr>
          <w:rFonts w:ascii="Times New Roman" w:hAnsi="Times New Roman" w:cs="Times New Roman"/>
          <w:color w:val="000000" w:themeColor="text1"/>
          <w:sz w:val="24"/>
          <w:szCs w:val="24"/>
        </w:rPr>
        <w:t xml:space="preserve"> D</w:t>
      </w:r>
      <w:r w:rsidR="00531023" w:rsidRPr="05AA2A97">
        <w:rPr>
          <w:rFonts w:ascii="Times New Roman" w:hAnsi="Times New Roman" w:cs="Times New Roman"/>
          <w:color w:val="000000" w:themeColor="text1"/>
          <w:sz w:val="24"/>
          <w:szCs w:val="24"/>
        </w:rPr>
        <w:t>eclare risks, conflicts and any uncertainties before time.</w:t>
      </w:r>
    </w:p>
    <w:p w14:paraId="57C3B9E8" w14:textId="132C3860" w:rsidR="05AA2A97" w:rsidRDefault="05AA2A97" w:rsidP="05AA2A97">
      <w:pPr>
        <w:spacing w:line="240" w:lineRule="auto"/>
        <w:rPr>
          <w:rFonts w:ascii="Times New Roman" w:hAnsi="Times New Roman" w:cs="Times New Roman"/>
          <w:color w:val="000000" w:themeColor="text1"/>
          <w:sz w:val="24"/>
          <w:szCs w:val="24"/>
        </w:rPr>
      </w:pPr>
    </w:p>
    <w:p w14:paraId="58FA3FE5" w14:textId="5D586F79" w:rsidR="05AA2A97" w:rsidRDefault="05AA2A97" w:rsidP="05AA2A97">
      <w:pPr>
        <w:spacing w:line="240" w:lineRule="auto"/>
        <w:rPr>
          <w:rFonts w:ascii="Times New Roman" w:hAnsi="Times New Roman" w:cs="Times New Roman"/>
          <w:color w:val="000000" w:themeColor="text1"/>
          <w:sz w:val="24"/>
          <w:szCs w:val="24"/>
        </w:rPr>
      </w:pPr>
    </w:p>
    <w:p w14:paraId="01A9E31E" w14:textId="77777777" w:rsidR="00ED1073" w:rsidRPr="003F51E0" w:rsidRDefault="00774707" w:rsidP="003F02FE">
      <w:pPr>
        <w:pStyle w:val="Heading1"/>
        <w:rPr>
          <w:rFonts w:ascii="Times New Roman" w:hAnsi="Times New Roman" w:cs="Times New Roman"/>
          <w:color w:val="000000" w:themeColor="text1"/>
          <w:sz w:val="36"/>
          <w:szCs w:val="36"/>
        </w:rPr>
      </w:pPr>
      <w:bookmarkStart w:id="3" w:name="_Toc217329513"/>
      <w:r w:rsidRPr="003F51E0">
        <w:rPr>
          <w:rFonts w:ascii="Times New Roman" w:hAnsi="Times New Roman" w:cs="Times New Roman"/>
          <w:color w:val="000000" w:themeColor="text1"/>
          <w:sz w:val="36"/>
          <w:szCs w:val="36"/>
        </w:rPr>
        <w:t>Understanding Ethical Risks in Data Security Posture</w:t>
      </w:r>
      <w:bookmarkEnd w:id="3"/>
    </w:p>
    <w:p w14:paraId="6D7AB0CA" w14:textId="0FC5A58F" w:rsidR="00ED1073" w:rsidRPr="003F51E0" w:rsidRDefault="00531023">
      <w:pPr>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As per the research, the key risks which employees should be knowinclude</w:t>
      </w:r>
      <w:del w:id="4" w:author="CARISSA MCQUEEN" w:date="2026-01-06T03:16:00Z">
        <w:r w:rsidRPr="05AA2A97" w:rsidDel="00531023">
          <w:rPr>
            <w:rFonts w:ascii="Times New Roman" w:hAnsi="Times New Roman" w:cs="Times New Roman"/>
            <w:color w:val="000000" w:themeColor="text1"/>
            <w:sz w:val="24"/>
            <w:szCs w:val="24"/>
          </w:rPr>
          <w:delText>s</w:delText>
        </w:r>
      </w:del>
      <w:r w:rsidRPr="05AA2A97">
        <w:rPr>
          <w:rFonts w:ascii="Times New Roman" w:hAnsi="Times New Roman" w:cs="Times New Roman"/>
          <w:color w:val="000000" w:themeColor="text1"/>
          <w:sz w:val="24"/>
          <w:szCs w:val="24"/>
        </w:rPr>
        <w:t>:</w:t>
      </w:r>
    </w:p>
    <w:p w14:paraId="31723716" w14:textId="25E984E6" w:rsidR="00531023" w:rsidRPr="003F51E0" w:rsidRDefault="00774707" w:rsidP="003F51E0">
      <w:pPr>
        <w:pStyle w:val="ListParagraph"/>
        <w:numPr>
          <w:ilvl w:val="0"/>
          <w:numId w:val="12"/>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Saving sensitive data on personal devices</w:t>
      </w:r>
    </w:p>
    <w:p w14:paraId="6ACDC9EE" w14:textId="77777777" w:rsidR="00531023" w:rsidRPr="003F51E0" w:rsidRDefault="00774707" w:rsidP="003F51E0">
      <w:pPr>
        <w:pStyle w:val="ListParagraph"/>
        <w:numPr>
          <w:ilvl w:val="0"/>
          <w:numId w:val="12"/>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Sharing screenshots in group chats</w:t>
      </w:r>
    </w:p>
    <w:p w14:paraId="2E8EF04D" w14:textId="77777777" w:rsidR="00531023" w:rsidRPr="003F51E0" w:rsidRDefault="00774707" w:rsidP="003F51E0">
      <w:pPr>
        <w:pStyle w:val="ListParagraph"/>
        <w:numPr>
          <w:ilvl w:val="0"/>
          <w:numId w:val="12"/>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Bypassing approval processes</w:t>
      </w:r>
    </w:p>
    <w:p w14:paraId="2155E71A" w14:textId="77777777" w:rsidR="00531023" w:rsidRPr="003F51E0" w:rsidRDefault="00774707" w:rsidP="003F51E0">
      <w:pPr>
        <w:pStyle w:val="ListParagraph"/>
        <w:numPr>
          <w:ilvl w:val="0"/>
          <w:numId w:val="12"/>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lastRenderedPageBreak/>
        <w:t>Keeping excessive access permissions</w:t>
      </w:r>
    </w:p>
    <w:p w14:paraId="450EB6F2" w14:textId="77777777" w:rsidR="00531023" w:rsidRPr="003F51E0" w:rsidRDefault="00774707" w:rsidP="003F51E0">
      <w:pPr>
        <w:pStyle w:val="ListParagraph"/>
        <w:numPr>
          <w:ilvl w:val="0"/>
          <w:numId w:val="12"/>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Discussing company matters externally</w:t>
      </w:r>
    </w:p>
    <w:p w14:paraId="6491F6EB" w14:textId="70A697F6" w:rsidR="00505C64" w:rsidRPr="003F51E0" w:rsidRDefault="00774707" w:rsidP="003F51E0">
      <w:pPr>
        <w:pStyle w:val="ListParagraph"/>
        <w:numPr>
          <w:ilvl w:val="0"/>
          <w:numId w:val="12"/>
        </w:num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Not reporting accidental access</w:t>
      </w:r>
      <w:r w:rsidR="000A5729" w:rsidRPr="003F51E0">
        <w:rPr>
          <w:rFonts w:ascii="Times New Roman" w:hAnsi="Times New Roman" w:cs="Times New Roman"/>
          <w:color w:val="000000" w:themeColor="text1"/>
          <w:sz w:val="24"/>
          <w:szCs w:val="24"/>
        </w:rPr>
        <w:br/>
      </w:r>
    </w:p>
    <w:p w14:paraId="1C3F142B" w14:textId="77777777" w:rsidR="00ED1073" w:rsidRPr="003F51E0" w:rsidRDefault="00774707" w:rsidP="003F02FE">
      <w:pPr>
        <w:pStyle w:val="Heading1"/>
        <w:rPr>
          <w:rFonts w:ascii="Times New Roman" w:hAnsi="Times New Roman" w:cs="Times New Roman"/>
          <w:color w:val="000000" w:themeColor="text1"/>
          <w:sz w:val="36"/>
          <w:szCs w:val="36"/>
        </w:rPr>
      </w:pPr>
      <w:bookmarkStart w:id="5" w:name="_Toc217329514"/>
      <w:r w:rsidRPr="003F51E0">
        <w:rPr>
          <w:rFonts w:ascii="Times New Roman" w:hAnsi="Times New Roman" w:cs="Times New Roman"/>
          <w:color w:val="000000" w:themeColor="text1"/>
          <w:sz w:val="36"/>
          <w:szCs w:val="36"/>
        </w:rPr>
        <w:t>Ethical Decision Framework</w:t>
      </w:r>
      <w:bookmarkEnd w:id="5"/>
    </w:p>
    <w:p w14:paraId="2DD891C4" w14:textId="2A527008" w:rsidR="000A5729" w:rsidRPr="003F51E0" w:rsidRDefault="00444332" w:rsidP="00444332">
      <w:pPr>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 xml:space="preserve">To follow the ethical behavior within the </w:t>
      </w:r>
      <w:r w:rsidR="00DE0202" w:rsidRPr="05AA2A97">
        <w:rPr>
          <w:rFonts w:ascii="Times New Roman" w:hAnsi="Times New Roman" w:cs="Times New Roman"/>
          <w:color w:val="000000" w:themeColor="text1"/>
          <w:sz w:val="24"/>
          <w:szCs w:val="24"/>
        </w:rPr>
        <w:t>company</w:t>
      </w:r>
      <w:r w:rsidR="00261414" w:rsidRPr="05AA2A97">
        <w:rPr>
          <w:rFonts w:ascii="Times New Roman" w:hAnsi="Times New Roman" w:cs="Times New Roman"/>
          <w:color w:val="000000" w:themeColor="text1"/>
          <w:sz w:val="24"/>
          <w:szCs w:val="24"/>
        </w:rPr>
        <w:t xml:space="preserve">, </w:t>
      </w:r>
      <w:r w:rsidR="19324817" w:rsidRPr="05AA2A97">
        <w:rPr>
          <w:rFonts w:ascii="Times New Roman" w:hAnsi="Times New Roman" w:cs="Times New Roman"/>
          <w:color w:val="000000" w:themeColor="text1"/>
          <w:sz w:val="24"/>
          <w:szCs w:val="24"/>
        </w:rPr>
        <w:t xml:space="preserve">follow this </w:t>
      </w:r>
      <w:r w:rsidR="000A5729" w:rsidRPr="05AA2A97">
        <w:rPr>
          <w:rFonts w:ascii="Times New Roman" w:hAnsi="Times New Roman" w:cs="Times New Roman"/>
          <w:b/>
          <w:bCs/>
          <w:color w:val="000000" w:themeColor="text1"/>
          <w:sz w:val="24"/>
          <w:szCs w:val="24"/>
        </w:rPr>
        <w:t xml:space="preserve">“3-Step Model”. </w:t>
      </w:r>
      <w:r w:rsidR="000A5729" w:rsidRPr="05AA2A97">
        <w:rPr>
          <w:rFonts w:ascii="Times New Roman" w:hAnsi="Times New Roman" w:cs="Times New Roman"/>
          <w:color w:val="000000" w:themeColor="text1"/>
          <w:sz w:val="24"/>
          <w:szCs w:val="24"/>
        </w:rPr>
        <w:t xml:space="preserve">Before doing any activity, you should </w:t>
      </w:r>
      <w:r w:rsidR="6D8B00E1" w:rsidRPr="05AA2A97">
        <w:rPr>
          <w:rFonts w:ascii="Times New Roman" w:hAnsi="Times New Roman" w:cs="Times New Roman"/>
          <w:color w:val="000000" w:themeColor="text1"/>
          <w:sz w:val="24"/>
          <w:szCs w:val="24"/>
        </w:rPr>
        <w:t xml:space="preserve">ask yourself the below three </w:t>
      </w:r>
      <w:r w:rsidR="000A5729" w:rsidRPr="05AA2A97">
        <w:rPr>
          <w:rFonts w:ascii="Times New Roman" w:hAnsi="Times New Roman" w:cs="Times New Roman"/>
          <w:color w:val="000000" w:themeColor="text1"/>
          <w:sz w:val="24"/>
          <w:szCs w:val="24"/>
        </w:rPr>
        <w:t>questions-:</w:t>
      </w:r>
    </w:p>
    <w:p w14:paraId="3AF57FBA" w14:textId="77777777" w:rsidR="00ED1073" w:rsidRPr="003F51E0" w:rsidRDefault="00774707">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1. Should I have this data?</w:t>
      </w:r>
    </w:p>
    <w:p w14:paraId="20198F22" w14:textId="37A6F18A" w:rsidR="000A5729" w:rsidRPr="003F51E0" w:rsidRDefault="000A5729" w:rsidP="00B041FF">
      <w:pPr>
        <w:pStyle w:val="ListParagraph"/>
        <w:numPr>
          <w:ilvl w:val="0"/>
          <w:numId w:val="13"/>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If not sure – Then ask your reporting manager.</w:t>
      </w:r>
    </w:p>
    <w:p w14:paraId="154483B1" w14:textId="4D37D8B1" w:rsidR="000A5729" w:rsidRPr="003F51E0" w:rsidRDefault="7EDC7D1B" w:rsidP="00B041FF">
      <w:pPr>
        <w:pStyle w:val="ListParagraph"/>
        <w:numPr>
          <w:ilvl w:val="0"/>
          <w:numId w:val="13"/>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 xml:space="preserve">If the answer to this question is no, then you should not access this data. If you have access that you </w:t>
      </w:r>
      <w:r w:rsidR="1A93EE55" w:rsidRPr="05AA2A97">
        <w:rPr>
          <w:rFonts w:ascii="Times New Roman" w:hAnsi="Times New Roman" w:cs="Times New Roman"/>
          <w:color w:val="000000" w:themeColor="text1"/>
          <w:sz w:val="24"/>
          <w:szCs w:val="24"/>
        </w:rPr>
        <w:t xml:space="preserve">believe you </w:t>
      </w:r>
      <w:r w:rsidRPr="05AA2A97">
        <w:rPr>
          <w:rFonts w:ascii="Times New Roman" w:hAnsi="Times New Roman" w:cs="Times New Roman"/>
          <w:color w:val="000000" w:themeColor="text1"/>
          <w:sz w:val="24"/>
          <w:szCs w:val="24"/>
        </w:rPr>
        <w:t xml:space="preserve">should not have, it is imperative you report this to your reporting manager. </w:t>
      </w:r>
    </w:p>
    <w:p w14:paraId="7731CEB2" w14:textId="77777777" w:rsidR="00ED1073" w:rsidRPr="003F51E0" w:rsidRDefault="00774707" w:rsidP="00B041FF">
      <w:pPr>
        <w:spacing w:line="240" w:lineRule="auto"/>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2. Is this the correct channel to use?</w:t>
      </w:r>
    </w:p>
    <w:p w14:paraId="3AC9289A" w14:textId="7CC139C0" w:rsidR="009817F0" w:rsidRPr="003F51E0" w:rsidRDefault="009817F0" w:rsidP="00B041FF">
      <w:pPr>
        <w:pStyle w:val="ListParagraph"/>
        <w:numPr>
          <w:ilvl w:val="0"/>
          <w:numId w:val="14"/>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Ensur</w:t>
      </w:r>
      <w:r w:rsidR="125A7160" w:rsidRPr="05AA2A97">
        <w:rPr>
          <w:rFonts w:ascii="Times New Roman" w:hAnsi="Times New Roman" w:cs="Times New Roman"/>
          <w:color w:val="000000" w:themeColor="text1"/>
          <w:sz w:val="24"/>
          <w:szCs w:val="24"/>
        </w:rPr>
        <w:t>e</w:t>
      </w:r>
      <w:r w:rsidRPr="05AA2A97">
        <w:rPr>
          <w:rFonts w:ascii="Times New Roman" w:hAnsi="Times New Roman" w:cs="Times New Roman"/>
          <w:color w:val="000000" w:themeColor="text1"/>
          <w:sz w:val="24"/>
          <w:szCs w:val="24"/>
        </w:rPr>
        <w:t xml:space="preserve"> use of approved technology and tools such as SharePoint, internal database, etc.</w:t>
      </w:r>
    </w:p>
    <w:p w14:paraId="44E65D97" w14:textId="3A766D26" w:rsidR="000A5729" w:rsidRPr="003F51E0" w:rsidRDefault="349C04F2" w:rsidP="00B041FF">
      <w:pPr>
        <w:pStyle w:val="ListParagraph"/>
        <w:numPr>
          <w:ilvl w:val="0"/>
          <w:numId w:val="14"/>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 xml:space="preserve">Do </w:t>
      </w:r>
      <w:r w:rsidR="099C5BC7" w:rsidRPr="05AA2A97">
        <w:rPr>
          <w:rFonts w:ascii="Times New Roman" w:hAnsi="Times New Roman" w:cs="Times New Roman"/>
          <w:color w:val="000000" w:themeColor="text1"/>
          <w:sz w:val="24"/>
          <w:szCs w:val="24"/>
        </w:rPr>
        <w:t>n</w:t>
      </w:r>
      <w:r w:rsidR="009817F0" w:rsidRPr="05AA2A97">
        <w:rPr>
          <w:rFonts w:ascii="Times New Roman" w:hAnsi="Times New Roman" w:cs="Times New Roman"/>
          <w:color w:val="000000" w:themeColor="text1"/>
          <w:sz w:val="24"/>
          <w:szCs w:val="24"/>
        </w:rPr>
        <w:t>ot use personal devices to send or store corporate data.</w:t>
      </w:r>
    </w:p>
    <w:p w14:paraId="4CD3717C" w14:textId="540952E3" w:rsidR="00ED1073" w:rsidRPr="003F51E0" w:rsidRDefault="00774707" w:rsidP="00B041FF">
      <w:pPr>
        <w:spacing w:line="240" w:lineRule="auto"/>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3. Would I be comfortable explaining this decision to my manager</w:t>
      </w:r>
      <w:r w:rsidR="009817F0" w:rsidRPr="003F51E0">
        <w:rPr>
          <w:rFonts w:ascii="Times New Roman" w:hAnsi="Times New Roman" w:cs="Times New Roman"/>
          <w:color w:val="000000" w:themeColor="text1"/>
          <w:sz w:val="24"/>
          <w:szCs w:val="24"/>
        </w:rPr>
        <w:t xml:space="preserve"> or the security team</w:t>
      </w:r>
      <w:r w:rsidRPr="003F51E0">
        <w:rPr>
          <w:rFonts w:ascii="Times New Roman" w:hAnsi="Times New Roman" w:cs="Times New Roman"/>
          <w:color w:val="000000" w:themeColor="text1"/>
          <w:sz w:val="24"/>
          <w:szCs w:val="24"/>
        </w:rPr>
        <w:t>?</w:t>
      </w:r>
    </w:p>
    <w:p w14:paraId="6A1C76AE" w14:textId="43FF76F9" w:rsidR="009817F0" w:rsidRPr="003F51E0" w:rsidRDefault="009817F0" w:rsidP="00B041FF">
      <w:pPr>
        <w:pStyle w:val="ListParagraph"/>
        <w:numPr>
          <w:ilvl w:val="0"/>
          <w:numId w:val="15"/>
        </w:numPr>
        <w:spacing w:line="240" w:lineRule="auto"/>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If you</w:t>
      </w:r>
      <w:r w:rsidR="17FBCC13" w:rsidRPr="05AA2A97">
        <w:rPr>
          <w:rFonts w:ascii="Times New Roman" w:hAnsi="Times New Roman" w:cs="Times New Roman"/>
          <w:color w:val="000000" w:themeColor="text1"/>
          <w:sz w:val="24"/>
          <w:szCs w:val="24"/>
        </w:rPr>
        <w:t>r</w:t>
      </w:r>
      <w:r w:rsidRPr="05AA2A97">
        <w:rPr>
          <w:rFonts w:ascii="Times New Roman" w:hAnsi="Times New Roman" w:cs="Times New Roman"/>
          <w:color w:val="000000" w:themeColor="text1"/>
          <w:sz w:val="24"/>
          <w:szCs w:val="24"/>
        </w:rPr>
        <w:t xml:space="preserve"> answer to this is “No”, then </w:t>
      </w:r>
      <w:r w:rsidR="2F1387D5" w:rsidRPr="05AA2A97">
        <w:rPr>
          <w:rFonts w:ascii="Times New Roman" w:hAnsi="Times New Roman" w:cs="Times New Roman"/>
          <w:color w:val="000000" w:themeColor="text1"/>
          <w:sz w:val="24"/>
          <w:szCs w:val="24"/>
        </w:rPr>
        <w:t>you are likely making an unethical decision.</w:t>
      </w:r>
    </w:p>
    <w:p w14:paraId="3DF8633E" w14:textId="2D8BB3FF" w:rsidR="05AA2A97" w:rsidRDefault="05AA2A97" w:rsidP="05AA2A97">
      <w:pPr>
        <w:spacing w:line="240" w:lineRule="auto"/>
        <w:rPr>
          <w:rFonts w:ascii="Times New Roman" w:hAnsi="Times New Roman" w:cs="Times New Roman"/>
          <w:color w:val="000000" w:themeColor="text1"/>
          <w:sz w:val="24"/>
          <w:szCs w:val="24"/>
        </w:rPr>
      </w:pPr>
    </w:p>
    <w:p w14:paraId="204750B3" w14:textId="5A03AF0B" w:rsidR="05AA2A97" w:rsidRDefault="05AA2A97" w:rsidP="05AA2A97">
      <w:pPr>
        <w:spacing w:line="240" w:lineRule="auto"/>
        <w:rPr>
          <w:rFonts w:ascii="Times New Roman" w:hAnsi="Times New Roman" w:cs="Times New Roman"/>
          <w:color w:val="000000" w:themeColor="text1"/>
          <w:sz w:val="24"/>
          <w:szCs w:val="24"/>
        </w:rPr>
      </w:pPr>
    </w:p>
    <w:p w14:paraId="40D995C7" w14:textId="77777777" w:rsidR="00B041FF" w:rsidRPr="003F51E0" w:rsidRDefault="00B041FF" w:rsidP="00B041FF">
      <w:pPr>
        <w:pStyle w:val="ListParagraph"/>
        <w:rPr>
          <w:rFonts w:ascii="Times New Roman" w:hAnsi="Times New Roman" w:cs="Times New Roman"/>
          <w:color w:val="000000" w:themeColor="text1"/>
          <w:sz w:val="24"/>
          <w:szCs w:val="24"/>
        </w:rPr>
      </w:pPr>
    </w:p>
    <w:p w14:paraId="1F6438F2" w14:textId="04B18887" w:rsidR="009817F0" w:rsidRPr="003F51E0" w:rsidRDefault="009817F0" w:rsidP="003F02FE">
      <w:pPr>
        <w:pStyle w:val="Heading1"/>
        <w:rPr>
          <w:rFonts w:ascii="Times New Roman" w:hAnsi="Times New Roman" w:cs="Times New Roman"/>
          <w:color w:val="000000" w:themeColor="text1"/>
          <w:sz w:val="36"/>
          <w:szCs w:val="36"/>
        </w:rPr>
      </w:pPr>
      <w:bookmarkStart w:id="6" w:name="_Toc217329515"/>
      <w:r w:rsidRPr="6F263C8E">
        <w:rPr>
          <w:rFonts w:ascii="Times New Roman" w:hAnsi="Times New Roman" w:cs="Times New Roman"/>
          <w:color w:val="000000" w:themeColor="text1"/>
          <w:sz w:val="36"/>
          <w:szCs w:val="36"/>
        </w:rPr>
        <w:t>Employee Activities (Interactive Exercises)</w:t>
      </w:r>
      <w:bookmarkEnd w:id="6"/>
    </w:p>
    <w:p w14:paraId="778B89B3" w14:textId="2D447DDB" w:rsidR="009817F0" w:rsidRPr="003F51E0" w:rsidRDefault="009817F0">
      <w:pPr>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 xml:space="preserve">The below stated activities can be used during an interactive session. It would help in </w:t>
      </w:r>
      <w:r w:rsidR="1CAA3A34" w:rsidRPr="05AA2A97">
        <w:rPr>
          <w:rFonts w:ascii="Times New Roman" w:hAnsi="Times New Roman" w:cs="Times New Roman"/>
          <w:color w:val="000000" w:themeColor="text1"/>
          <w:sz w:val="24"/>
          <w:szCs w:val="24"/>
        </w:rPr>
        <w:t>presenting ethical</w:t>
      </w:r>
      <w:r w:rsidRPr="05AA2A97">
        <w:rPr>
          <w:rFonts w:ascii="Times New Roman" w:hAnsi="Times New Roman" w:cs="Times New Roman"/>
          <w:color w:val="000000" w:themeColor="text1"/>
          <w:sz w:val="24"/>
          <w:szCs w:val="24"/>
        </w:rPr>
        <w:t xml:space="preserve"> standards through live experience method.</w:t>
      </w:r>
    </w:p>
    <w:p w14:paraId="19743DD9" w14:textId="2DBC9D41" w:rsidR="009817F0" w:rsidRPr="003F51E0" w:rsidRDefault="009817F0" w:rsidP="003F02FE">
      <w:pPr>
        <w:pStyle w:val="Heading2"/>
        <w:rPr>
          <w:rFonts w:ascii="Times New Roman" w:hAnsi="Times New Roman" w:cs="Times New Roman"/>
          <w:color w:val="000000" w:themeColor="text1"/>
          <w:sz w:val="32"/>
          <w:szCs w:val="32"/>
        </w:rPr>
      </w:pPr>
      <w:bookmarkStart w:id="7" w:name="_Toc217329516"/>
      <w:r w:rsidRPr="003F51E0">
        <w:rPr>
          <w:rFonts w:ascii="Times New Roman" w:hAnsi="Times New Roman" w:cs="Times New Roman"/>
          <w:color w:val="000000" w:themeColor="text1"/>
          <w:sz w:val="32"/>
          <w:szCs w:val="32"/>
        </w:rPr>
        <w:t>Activity 1: Spot the ethical issues/concerns</w:t>
      </w:r>
      <w:bookmarkEnd w:id="7"/>
    </w:p>
    <w:p w14:paraId="0440B557" w14:textId="2B6C67C1" w:rsidR="00A84F9C" w:rsidRPr="003F51E0" w:rsidRDefault="00A84F9C" w:rsidP="003F51E0">
      <w:pPr>
        <w:pStyle w:val="Heading3"/>
        <w:rPr>
          <w:rFonts w:ascii="Times New Roman" w:hAnsi="Times New Roman" w:cs="Times New Roman"/>
          <w:color w:val="000000" w:themeColor="text1"/>
          <w:sz w:val="28"/>
          <w:szCs w:val="28"/>
        </w:rPr>
      </w:pPr>
      <w:bookmarkStart w:id="8" w:name="_Toc217329517"/>
      <w:r w:rsidRPr="003F51E0">
        <w:rPr>
          <w:rFonts w:ascii="Times New Roman" w:hAnsi="Times New Roman" w:cs="Times New Roman"/>
          <w:color w:val="000000" w:themeColor="text1"/>
          <w:sz w:val="28"/>
          <w:szCs w:val="28"/>
        </w:rPr>
        <w:t>Purpose of the Activity</w:t>
      </w:r>
      <w:bookmarkEnd w:id="8"/>
    </w:p>
    <w:p w14:paraId="55D3495D" w14:textId="77777777" w:rsidR="00A84F9C" w:rsidRPr="00A84F9C" w:rsidRDefault="00A84F9C" w:rsidP="00A84F9C">
      <w:pPr>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t xml:space="preserve">This activity trains employees to </w:t>
      </w:r>
      <w:r w:rsidRPr="00A84F9C">
        <w:rPr>
          <w:rFonts w:ascii="Times New Roman" w:hAnsi="Times New Roman" w:cs="Times New Roman"/>
          <w:b/>
          <w:bCs/>
          <w:color w:val="000000" w:themeColor="text1"/>
          <w:sz w:val="24"/>
          <w:szCs w:val="24"/>
          <w:lang w:val="en-AU"/>
        </w:rPr>
        <w:t>identify unethical or high-risk behaviours</w:t>
      </w:r>
      <w:r w:rsidRPr="00A84F9C">
        <w:rPr>
          <w:rFonts w:ascii="Times New Roman" w:hAnsi="Times New Roman" w:cs="Times New Roman"/>
          <w:color w:val="000000" w:themeColor="text1"/>
          <w:sz w:val="24"/>
          <w:szCs w:val="24"/>
          <w:lang w:val="en-AU"/>
        </w:rPr>
        <w:t xml:space="preserve"> in real workplace scenarios. It strengthens their ability to:</w:t>
      </w:r>
    </w:p>
    <w:p w14:paraId="25B25658" w14:textId="77777777" w:rsidR="00A84F9C" w:rsidRPr="00A84F9C" w:rsidRDefault="00A84F9C" w:rsidP="003F51E0">
      <w:pPr>
        <w:numPr>
          <w:ilvl w:val="0"/>
          <w:numId w:val="17"/>
        </w:numPr>
        <w:spacing w:after="0"/>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t>Detect early signs of data mishandling</w:t>
      </w:r>
    </w:p>
    <w:p w14:paraId="45A7347A" w14:textId="77777777" w:rsidR="00A84F9C" w:rsidRPr="00A84F9C" w:rsidRDefault="00A84F9C" w:rsidP="003F51E0">
      <w:pPr>
        <w:numPr>
          <w:ilvl w:val="0"/>
          <w:numId w:val="17"/>
        </w:numPr>
        <w:spacing w:after="0"/>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t>Recognise breaches of ethical and DSPM principles</w:t>
      </w:r>
    </w:p>
    <w:p w14:paraId="3A95033D" w14:textId="77777777" w:rsidR="00A84F9C" w:rsidRPr="00A84F9C" w:rsidRDefault="00A84F9C" w:rsidP="003F51E0">
      <w:pPr>
        <w:numPr>
          <w:ilvl w:val="0"/>
          <w:numId w:val="17"/>
        </w:numPr>
        <w:spacing w:after="0"/>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lastRenderedPageBreak/>
        <w:t>Understand consequences of small mistakes</w:t>
      </w:r>
    </w:p>
    <w:p w14:paraId="01AA099D" w14:textId="77777777" w:rsidR="00A84F9C" w:rsidRPr="00A84F9C" w:rsidRDefault="00A84F9C" w:rsidP="003F51E0">
      <w:pPr>
        <w:numPr>
          <w:ilvl w:val="0"/>
          <w:numId w:val="17"/>
        </w:numPr>
        <w:spacing w:after="0"/>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t>Practise preventive thinking</w:t>
      </w:r>
    </w:p>
    <w:p w14:paraId="733F8654" w14:textId="77777777" w:rsidR="00A84F9C" w:rsidRPr="00A84F9C" w:rsidRDefault="00A84F9C" w:rsidP="003F51E0">
      <w:pPr>
        <w:numPr>
          <w:ilvl w:val="0"/>
          <w:numId w:val="17"/>
        </w:numPr>
        <w:spacing w:after="0"/>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t>Build confidence in reporting issues</w:t>
      </w:r>
    </w:p>
    <w:p w14:paraId="2139D12A" w14:textId="6835A77E" w:rsidR="003F51E0" w:rsidRPr="00A84F9C" w:rsidRDefault="00A84F9C" w:rsidP="00A84F9C">
      <w:pPr>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t>Employees often see risks before systems detect them—this activity teaches them to act ethically and responsibly.</w:t>
      </w:r>
    </w:p>
    <w:p w14:paraId="21E13F10" w14:textId="6DE6E343" w:rsidR="00A84F9C" w:rsidRPr="003F51E0" w:rsidRDefault="00A84F9C" w:rsidP="003F51E0">
      <w:pPr>
        <w:pStyle w:val="Heading3"/>
        <w:rPr>
          <w:rFonts w:ascii="Times New Roman" w:hAnsi="Times New Roman" w:cs="Times New Roman"/>
          <w:color w:val="000000" w:themeColor="text1"/>
          <w:sz w:val="28"/>
          <w:szCs w:val="28"/>
        </w:rPr>
      </w:pPr>
      <w:bookmarkStart w:id="9" w:name="_Toc217329518"/>
      <w:r w:rsidRPr="003F51E0">
        <w:rPr>
          <w:rFonts w:ascii="Times New Roman" w:hAnsi="Times New Roman" w:cs="Times New Roman"/>
          <w:color w:val="000000" w:themeColor="text1"/>
          <w:sz w:val="28"/>
          <w:szCs w:val="28"/>
        </w:rPr>
        <w:t>Activity Overview</w:t>
      </w:r>
      <w:bookmarkEnd w:id="9"/>
    </w:p>
    <w:p w14:paraId="671D7D1A" w14:textId="77777777" w:rsidR="00A84F9C" w:rsidRPr="00A84F9C" w:rsidRDefault="00A84F9C" w:rsidP="00A84F9C">
      <w:pPr>
        <w:rPr>
          <w:rFonts w:ascii="Times New Roman" w:hAnsi="Times New Roman" w:cs="Times New Roman"/>
          <w:color w:val="000000" w:themeColor="text1"/>
          <w:sz w:val="24"/>
          <w:szCs w:val="24"/>
          <w:lang w:val="en-AU"/>
        </w:rPr>
      </w:pPr>
      <w:r w:rsidRPr="00A84F9C">
        <w:rPr>
          <w:rFonts w:ascii="Times New Roman" w:hAnsi="Times New Roman" w:cs="Times New Roman"/>
          <w:color w:val="000000" w:themeColor="text1"/>
          <w:sz w:val="24"/>
          <w:szCs w:val="24"/>
          <w:lang w:val="en-AU"/>
        </w:rPr>
        <w:t xml:space="preserve">Employees are given a </w:t>
      </w:r>
      <w:r w:rsidRPr="00A84F9C">
        <w:rPr>
          <w:rFonts w:ascii="Times New Roman" w:hAnsi="Times New Roman" w:cs="Times New Roman"/>
          <w:b/>
          <w:bCs/>
          <w:color w:val="000000" w:themeColor="text1"/>
          <w:sz w:val="24"/>
          <w:szCs w:val="24"/>
          <w:lang w:val="en-AU"/>
        </w:rPr>
        <w:t>short scenario</w:t>
      </w:r>
      <w:r w:rsidRPr="00A84F9C">
        <w:rPr>
          <w:rFonts w:ascii="Times New Roman" w:hAnsi="Times New Roman" w:cs="Times New Roman"/>
          <w:color w:val="000000" w:themeColor="text1"/>
          <w:sz w:val="24"/>
          <w:szCs w:val="24"/>
          <w:lang w:val="en-AU"/>
        </w:rPr>
        <w:t xml:space="preserve"> containing multiple ethical issues.</w:t>
      </w:r>
      <w:r w:rsidRPr="00A84F9C">
        <w:rPr>
          <w:rFonts w:ascii="Times New Roman" w:hAnsi="Times New Roman" w:cs="Times New Roman"/>
          <w:color w:val="000000" w:themeColor="text1"/>
          <w:sz w:val="24"/>
          <w:szCs w:val="24"/>
          <w:lang w:val="en-AU"/>
        </w:rPr>
        <w:br/>
        <w:t>Their task is to:</w:t>
      </w:r>
    </w:p>
    <w:p w14:paraId="260A3E51" w14:textId="77777777" w:rsidR="00BD7464" w:rsidRPr="003F51E0" w:rsidRDefault="00BD7464" w:rsidP="00B041FF">
      <w:pPr>
        <w:numPr>
          <w:ilvl w:val="0"/>
          <w:numId w:val="18"/>
        </w:numPr>
        <w:spacing w:line="240" w:lineRule="auto"/>
        <w:rPr>
          <w:rFonts w:ascii="Times New Roman" w:hAnsi="Times New Roman" w:cs="Times New Roman"/>
          <w:color w:val="000000" w:themeColor="text1"/>
          <w:sz w:val="24"/>
          <w:szCs w:val="24"/>
          <w:lang w:val="en-AU"/>
        </w:rPr>
      </w:pPr>
      <w:r w:rsidRPr="003F51E0">
        <w:rPr>
          <w:rFonts w:ascii="Times New Roman" w:hAnsi="Times New Roman" w:cs="Times New Roman"/>
          <w:color w:val="000000" w:themeColor="text1"/>
          <w:sz w:val="24"/>
          <w:szCs w:val="24"/>
        </w:rPr>
        <w:t>Identify at least three ethical or data security issues.</w:t>
      </w:r>
    </w:p>
    <w:p w14:paraId="54BE0516" w14:textId="6EDE5AAB" w:rsidR="00BD7464" w:rsidRPr="003F51E0" w:rsidRDefault="00BD7464" w:rsidP="00B041FF">
      <w:pPr>
        <w:numPr>
          <w:ilvl w:val="0"/>
          <w:numId w:val="18"/>
        </w:numPr>
        <w:spacing w:line="240" w:lineRule="auto"/>
        <w:rPr>
          <w:rFonts w:ascii="Times New Roman" w:hAnsi="Times New Roman" w:cs="Times New Roman"/>
          <w:color w:val="000000" w:themeColor="text1"/>
          <w:sz w:val="24"/>
          <w:szCs w:val="24"/>
          <w:lang w:val="en-AU"/>
        </w:rPr>
      </w:pPr>
      <w:r w:rsidRPr="003F51E0">
        <w:rPr>
          <w:rFonts w:ascii="Times New Roman" w:hAnsi="Times New Roman" w:cs="Times New Roman"/>
          <w:b/>
          <w:bCs/>
          <w:color w:val="000000" w:themeColor="text1"/>
          <w:sz w:val="24"/>
          <w:szCs w:val="24"/>
        </w:rPr>
        <w:t>Explain why they are issues</w:t>
      </w:r>
      <w:r w:rsidRPr="003F51E0">
        <w:rPr>
          <w:rFonts w:ascii="Times New Roman" w:hAnsi="Times New Roman" w:cs="Times New Roman"/>
          <w:color w:val="000000" w:themeColor="text1"/>
          <w:sz w:val="24"/>
          <w:szCs w:val="24"/>
        </w:rPr>
        <w:t xml:space="preserve"> (connect them to ethical principles like confidentiality, integrity, accountability, least privilege).</w:t>
      </w:r>
    </w:p>
    <w:p w14:paraId="78BF1B8E" w14:textId="6A364B74" w:rsidR="00A84F9C" w:rsidRPr="003F51E0" w:rsidRDefault="00BD7464" w:rsidP="00B041FF">
      <w:pPr>
        <w:numPr>
          <w:ilvl w:val="0"/>
          <w:numId w:val="18"/>
        </w:numPr>
        <w:spacing w:line="240" w:lineRule="auto"/>
        <w:rPr>
          <w:rFonts w:ascii="Times New Roman" w:hAnsi="Times New Roman" w:cs="Times New Roman"/>
          <w:color w:val="000000" w:themeColor="text1"/>
          <w:sz w:val="24"/>
          <w:szCs w:val="24"/>
          <w:lang w:val="en-AU"/>
        </w:rPr>
      </w:pPr>
      <w:r w:rsidRPr="003F51E0">
        <w:rPr>
          <w:rFonts w:ascii="Times New Roman" w:hAnsi="Times New Roman" w:cs="Times New Roman"/>
          <w:color w:val="000000" w:themeColor="text1"/>
          <w:sz w:val="24"/>
          <w:szCs w:val="24"/>
        </w:rPr>
        <w:t>State what the correct ethical response should be.</w:t>
      </w:r>
    </w:p>
    <w:p w14:paraId="6359C50C" w14:textId="77777777" w:rsidR="00BD7464" w:rsidRPr="003F51E0" w:rsidRDefault="00BD7464" w:rsidP="00BD7464">
      <w:pPr>
        <w:ind w:left="720"/>
        <w:rPr>
          <w:rFonts w:ascii="Times New Roman" w:hAnsi="Times New Roman" w:cs="Times New Roman"/>
          <w:color w:val="000000" w:themeColor="text1"/>
          <w:lang w:val="en-AU"/>
        </w:rPr>
      </w:pPr>
    </w:p>
    <w:p w14:paraId="5476F3BF" w14:textId="16691A7B" w:rsidR="00A84F9C" w:rsidRPr="003F51E0" w:rsidRDefault="009817F0" w:rsidP="003F51E0">
      <w:pPr>
        <w:pStyle w:val="Heading3"/>
        <w:rPr>
          <w:rFonts w:ascii="Times New Roman" w:hAnsi="Times New Roman" w:cs="Times New Roman"/>
          <w:color w:val="000000" w:themeColor="text1"/>
          <w:sz w:val="28"/>
          <w:szCs w:val="28"/>
        </w:rPr>
      </w:pPr>
      <w:bookmarkStart w:id="10" w:name="_Toc217329519"/>
      <w:r w:rsidRPr="003F51E0">
        <w:rPr>
          <w:rFonts w:ascii="Times New Roman" w:hAnsi="Times New Roman" w:cs="Times New Roman"/>
          <w:color w:val="000000" w:themeColor="text1"/>
          <w:sz w:val="28"/>
          <w:szCs w:val="28"/>
        </w:rPr>
        <w:t>Scenario</w:t>
      </w:r>
      <w:r w:rsidR="001B0343" w:rsidRPr="003F51E0">
        <w:rPr>
          <w:rFonts w:ascii="Times New Roman" w:hAnsi="Times New Roman" w:cs="Times New Roman"/>
          <w:color w:val="000000" w:themeColor="text1"/>
          <w:sz w:val="28"/>
          <w:szCs w:val="28"/>
        </w:rPr>
        <w:t xml:space="preserve"> 1</w:t>
      </w:r>
      <w:r w:rsidRPr="003F51E0">
        <w:rPr>
          <w:rFonts w:ascii="Times New Roman" w:hAnsi="Times New Roman" w:cs="Times New Roman"/>
          <w:color w:val="000000" w:themeColor="text1"/>
          <w:sz w:val="28"/>
          <w:szCs w:val="28"/>
        </w:rPr>
        <w:t>:</w:t>
      </w:r>
      <w:r w:rsidR="00A84F9C" w:rsidRPr="003F51E0">
        <w:rPr>
          <w:rFonts w:ascii="Times New Roman" w:hAnsi="Times New Roman" w:cs="Times New Roman"/>
          <w:color w:val="000000" w:themeColor="text1"/>
          <w:sz w:val="28"/>
          <w:szCs w:val="28"/>
        </w:rPr>
        <w:t xml:space="preserve"> </w:t>
      </w:r>
      <w:r w:rsidR="00BD7464" w:rsidRPr="003F51E0">
        <w:rPr>
          <w:rFonts w:ascii="Times New Roman" w:hAnsi="Times New Roman" w:cs="Times New Roman"/>
          <w:color w:val="000000" w:themeColor="text1"/>
          <w:sz w:val="28"/>
          <w:szCs w:val="28"/>
        </w:rPr>
        <w:t>Unapproved Data Sharing via Chat</w:t>
      </w:r>
      <w:bookmarkEnd w:id="10"/>
    </w:p>
    <w:p w14:paraId="2F41CB3C" w14:textId="6452DF4E" w:rsidR="00BD7464" w:rsidRPr="003F51E0" w:rsidRDefault="00BD7464" w:rsidP="009817F0">
      <w:pPr>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A teammate is working on usage analytics from Redback’s connected-fitness platform</w:t>
      </w:r>
      <w:r w:rsidR="641E7F70" w:rsidRPr="05AA2A97">
        <w:rPr>
          <w:rFonts w:ascii="Times New Roman" w:hAnsi="Times New Roman" w:cs="Times New Roman"/>
          <w:color w:val="000000" w:themeColor="text1"/>
          <w:sz w:val="24"/>
          <w:szCs w:val="24"/>
        </w:rPr>
        <w:t>. They share</w:t>
      </w:r>
      <w:r w:rsidRPr="05AA2A97">
        <w:rPr>
          <w:rFonts w:ascii="Times New Roman" w:hAnsi="Times New Roman" w:cs="Times New Roman"/>
          <w:color w:val="000000" w:themeColor="text1"/>
          <w:sz w:val="24"/>
          <w:szCs w:val="24"/>
        </w:rPr>
        <w:t xml:space="preserve"> a spreadsheet containin</w:t>
      </w:r>
      <w:r w:rsidR="70D818C5" w:rsidRPr="05AA2A97">
        <w:rPr>
          <w:rFonts w:ascii="Times New Roman" w:hAnsi="Times New Roman" w:cs="Times New Roman"/>
          <w:color w:val="000000" w:themeColor="text1"/>
          <w:sz w:val="24"/>
          <w:szCs w:val="24"/>
        </w:rPr>
        <w:t>g Personal Identifiable Information (PII)</w:t>
      </w:r>
      <w:r w:rsidRPr="05AA2A97">
        <w:rPr>
          <w:rFonts w:ascii="Times New Roman" w:hAnsi="Times New Roman" w:cs="Times New Roman"/>
          <w:color w:val="000000" w:themeColor="text1"/>
          <w:sz w:val="24"/>
          <w:szCs w:val="24"/>
        </w:rPr>
        <w:t xml:space="preserve"> with a contractor via Slack because “it’s faster.”</w:t>
      </w:r>
    </w:p>
    <w:p w14:paraId="0DF4212B" w14:textId="599EF730" w:rsidR="001B0343" w:rsidRPr="003F51E0" w:rsidRDefault="001B0343" w:rsidP="003F51E0">
      <w:pPr>
        <w:pStyle w:val="Heading3"/>
        <w:rPr>
          <w:rFonts w:ascii="Times New Roman" w:hAnsi="Times New Roman" w:cs="Times New Roman"/>
          <w:color w:val="000000" w:themeColor="text1"/>
          <w:sz w:val="28"/>
          <w:szCs w:val="28"/>
        </w:rPr>
      </w:pPr>
      <w:bookmarkStart w:id="11" w:name="_Toc217329520"/>
      <w:r w:rsidRPr="003F51E0">
        <w:rPr>
          <w:rFonts w:ascii="Times New Roman" w:hAnsi="Times New Roman" w:cs="Times New Roman"/>
          <w:color w:val="000000" w:themeColor="text1"/>
          <w:sz w:val="28"/>
          <w:szCs w:val="28"/>
        </w:rPr>
        <w:t>Scenario 2:</w:t>
      </w:r>
      <w:r w:rsidR="00A84F9C" w:rsidRPr="003F51E0">
        <w:rPr>
          <w:rFonts w:ascii="Times New Roman" w:hAnsi="Times New Roman" w:cs="Times New Roman"/>
          <w:color w:val="000000" w:themeColor="text1"/>
          <w:sz w:val="28"/>
          <w:szCs w:val="28"/>
        </w:rPr>
        <w:t xml:space="preserve"> </w:t>
      </w:r>
      <w:r w:rsidR="00BD7464" w:rsidRPr="003F51E0">
        <w:rPr>
          <w:rFonts w:ascii="Times New Roman" w:hAnsi="Times New Roman" w:cs="Times New Roman"/>
          <w:color w:val="000000" w:themeColor="text1"/>
          <w:sz w:val="28"/>
          <w:szCs w:val="28"/>
        </w:rPr>
        <w:t>Local Copying of Project Source Code</w:t>
      </w:r>
      <w:bookmarkEnd w:id="11"/>
    </w:p>
    <w:p w14:paraId="6E20E3FB" w14:textId="49200121" w:rsidR="00BD7464" w:rsidRPr="003F51E0" w:rsidRDefault="00BD7464" w:rsidP="009817F0">
      <w:pPr>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You walk past someone’s workstation and see they’ve saved a local copy of Redback’s source repository onto a personal USB</w:t>
      </w:r>
      <w:r w:rsidR="03D53BF8" w:rsidRPr="05AA2A97">
        <w:rPr>
          <w:rFonts w:ascii="Times New Roman" w:hAnsi="Times New Roman" w:cs="Times New Roman"/>
          <w:color w:val="000000" w:themeColor="text1"/>
          <w:sz w:val="24"/>
          <w:szCs w:val="24"/>
        </w:rPr>
        <w:t>. They say this will make it easier to code at home.</w:t>
      </w:r>
    </w:p>
    <w:p w14:paraId="034DD767" w14:textId="57D01758" w:rsidR="00A84F9C" w:rsidRPr="003F51E0" w:rsidRDefault="001B0343" w:rsidP="003F51E0">
      <w:pPr>
        <w:pStyle w:val="Heading3"/>
        <w:rPr>
          <w:rFonts w:ascii="Times New Roman" w:hAnsi="Times New Roman" w:cs="Times New Roman"/>
          <w:color w:val="000000" w:themeColor="text1"/>
          <w:sz w:val="28"/>
          <w:szCs w:val="28"/>
        </w:rPr>
      </w:pPr>
      <w:bookmarkStart w:id="12" w:name="_Toc217329521"/>
      <w:r w:rsidRPr="003F51E0">
        <w:rPr>
          <w:rFonts w:ascii="Times New Roman" w:hAnsi="Times New Roman" w:cs="Times New Roman"/>
          <w:color w:val="000000" w:themeColor="text1"/>
          <w:sz w:val="28"/>
          <w:szCs w:val="28"/>
        </w:rPr>
        <w:t xml:space="preserve">Scenario </w:t>
      </w:r>
      <w:r w:rsidR="00A84F9C" w:rsidRPr="003F51E0">
        <w:rPr>
          <w:rFonts w:ascii="Times New Roman" w:hAnsi="Times New Roman" w:cs="Times New Roman"/>
          <w:color w:val="000000" w:themeColor="text1"/>
          <w:sz w:val="28"/>
          <w:szCs w:val="28"/>
        </w:rPr>
        <w:t>3</w:t>
      </w:r>
      <w:r w:rsidR="00BD7464" w:rsidRPr="003F51E0">
        <w:rPr>
          <w:rFonts w:ascii="Times New Roman" w:hAnsi="Times New Roman" w:cs="Times New Roman"/>
          <w:color w:val="000000" w:themeColor="text1"/>
          <w:sz w:val="28"/>
          <w:szCs w:val="28"/>
        </w:rPr>
        <w:t>: Login Credentials Shared Informally</w:t>
      </w:r>
      <w:bookmarkEnd w:id="12"/>
    </w:p>
    <w:p w14:paraId="683197F6" w14:textId="14FDD2CC" w:rsidR="00A84F9C" w:rsidRPr="003F51E0" w:rsidRDefault="00BD7464" w:rsidP="009817F0">
      <w:pPr>
        <w:rPr>
          <w:rFonts w:ascii="Times New Roman" w:hAnsi="Times New Roman" w:cs="Times New Roman"/>
          <w:i/>
          <w:iCs/>
          <w:color w:val="000000" w:themeColor="text1"/>
          <w:sz w:val="24"/>
          <w:szCs w:val="24"/>
        </w:rPr>
      </w:pPr>
      <w:r w:rsidRPr="003F51E0">
        <w:rPr>
          <w:rFonts w:ascii="Times New Roman" w:hAnsi="Times New Roman" w:cs="Times New Roman"/>
          <w:color w:val="000000" w:themeColor="text1"/>
          <w:sz w:val="24"/>
          <w:szCs w:val="24"/>
        </w:rPr>
        <w:t xml:space="preserve">An employee sends their database admin credentials to a colleague over email with the phrase: </w:t>
      </w:r>
      <w:r w:rsidRPr="003F51E0">
        <w:rPr>
          <w:rFonts w:ascii="Times New Roman" w:hAnsi="Times New Roman" w:cs="Times New Roman"/>
          <w:i/>
          <w:iCs/>
          <w:color w:val="000000" w:themeColor="text1"/>
          <w:sz w:val="24"/>
          <w:szCs w:val="24"/>
        </w:rPr>
        <w:t>“Just use these if you need to fix the integration.”</w:t>
      </w:r>
    </w:p>
    <w:p w14:paraId="5DD85234" w14:textId="26BD501E" w:rsidR="00BD7464" w:rsidRPr="003F51E0" w:rsidRDefault="00BD7464" w:rsidP="003F51E0">
      <w:pPr>
        <w:pStyle w:val="Heading3"/>
        <w:rPr>
          <w:rFonts w:ascii="Times New Roman" w:hAnsi="Times New Roman" w:cs="Times New Roman"/>
          <w:color w:val="000000" w:themeColor="text1"/>
          <w:sz w:val="28"/>
          <w:szCs w:val="28"/>
        </w:rPr>
      </w:pPr>
      <w:bookmarkStart w:id="13" w:name="_Toc217329522"/>
      <w:r w:rsidRPr="003F51E0">
        <w:rPr>
          <w:rFonts w:ascii="Times New Roman" w:hAnsi="Times New Roman" w:cs="Times New Roman"/>
          <w:color w:val="000000" w:themeColor="text1"/>
          <w:sz w:val="28"/>
          <w:szCs w:val="28"/>
        </w:rPr>
        <w:t>Scenario 4: Developer Pushes Raw Test Data</w:t>
      </w:r>
      <w:bookmarkEnd w:id="13"/>
    </w:p>
    <w:p w14:paraId="61037A4C" w14:textId="4E47291F" w:rsidR="00BD7464" w:rsidRPr="003F51E0" w:rsidRDefault="00BD7464" w:rsidP="009817F0">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While preparing a demo for the next sprint, a developer pushes a test dataset containing real user profile data into the public “test” environment.</w:t>
      </w:r>
    </w:p>
    <w:p w14:paraId="39EA7D85" w14:textId="67761837" w:rsidR="00BD7464" w:rsidRPr="003F51E0" w:rsidRDefault="00BD7464" w:rsidP="003F51E0">
      <w:pPr>
        <w:pStyle w:val="Heading3"/>
        <w:rPr>
          <w:rFonts w:ascii="Times New Roman" w:hAnsi="Times New Roman" w:cs="Times New Roman"/>
          <w:color w:val="000000" w:themeColor="text1"/>
          <w:sz w:val="28"/>
          <w:szCs w:val="28"/>
        </w:rPr>
      </w:pPr>
      <w:bookmarkStart w:id="14" w:name="_Toc217329523"/>
      <w:r w:rsidRPr="003F51E0">
        <w:rPr>
          <w:rFonts w:ascii="Times New Roman" w:hAnsi="Times New Roman" w:cs="Times New Roman"/>
          <w:color w:val="000000" w:themeColor="text1"/>
          <w:sz w:val="28"/>
          <w:szCs w:val="28"/>
        </w:rPr>
        <w:t>Scenario 5: External Screenshot of Dashboard</w:t>
      </w:r>
      <w:bookmarkEnd w:id="14"/>
    </w:p>
    <w:p w14:paraId="6731D724" w14:textId="7248E3C3" w:rsidR="00BD7464" w:rsidRPr="003F51E0" w:rsidRDefault="00BD7464" w:rsidP="009817F0">
      <w:pPr>
        <w:rPr>
          <w:rFonts w:ascii="Times New Roman" w:hAnsi="Times New Roman" w:cs="Times New Roman"/>
          <w:b/>
          <w:bCs/>
          <w:color w:val="000000" w:themeColor="text1"/>
          <w:sz w:val="24"/>
          <w:szCs w:val="24"/>
        </w:rPr>
      </w:pPr>
      <w:r w:rsidRPr="003F51E0">
        <w:rPr>
          <w:rFonts w:ascii="Times New Roman" w:hAnsi="Times New Roman" w:cs="Times New Roman"/>
          <w:color w:val="000000" w:themeColor="text1"/>
          <w:sz w:val="24"/>
          <w:szCs w:val="24"/>
        </w:rPr>
        <w:t>A teammate pastes a screenshot of Redback’s internal usage dashboard (containing live metrics) into a LinkedIn comment thread when celebrating a milestone.</w:t>
      </w:r>
    </w:p>
    <w:p w14:paraId="05F024FE" w14:textId="3C7E5420" w:rsidR="00B041FF" w:rsidRPr="003F51E0" w:rsidRDefault="00B041FF" w:rsidP="05AA2A97">
      <w:pPr>
        <w:rPr>
          <w:rFonts w:ascii="Times New Roman" w:hAnsi="Times New Roman" w:cs="Times New Roman"/>
          <w:color w:val="000000" w:themeColor="text1"/>
        </w:rPr>
      </w:pPr>
    </w:p>
    <w:p w14:paraId="13BD2E69" w14:textId="2B3F2CFE" w:rsidR="00075A4B" w:rsidRPr="003F51E0" w:rsidRDefault="009817F0" w:rsidP="003F51E0">
      <w:pPr>
        <w:pStyle w:val="Heading2"/>
        <w:rPr>
          <w:rFonts w:ascii="Times New Roman" w:hAnsi="Times New Roman" w:cs="Times New Roman"/>
          <w:color w:val="000000" w:themeColor="text1"/>
          <w:sz w:val="32"/>
          <w:szCs w:val="32"/>
        </w:rPr>
      </w:pPr>
      <w:bookmarkStart w:id="15" w:name="_Toc217329524"/>
      <w:r w:rsidRPr="003F51E0">
        <w:rPr>
          <w:rFonts w:ascii="Times New Roman" w:hAnsi="Times New Roman" w:cs="Times New Roman"/>
          <w:color w:val="000000" w:themeColor="text1"/>
          <w:sz w:val="32"/>
          <w:szCs w:val="32"/>
        </w:rPr>
        <w:lastRenderedPageBreak/>
        <w:t xml:space="preserve">Activity 2: </w:t>
      </w:r>
      <w:r w:rsidR="00075A4B" w:rsidRPr="003F51E0">
        <w:rPr>
          <w:rFonts w:ascii="Times New Roman" w:hAnsi="Times New Roman" w:cs="Times New Roman"/>
          <w:color w:val="000000" w:themeColor="text1"/>
          <w:sz w:val="32"/>
          <w:szCs w:val="32"/>
        </w:rPr>
        <w:t>Ethical Decision-Making Simulation</w:t>
      </w:r>
      <w:bookmarkEnd w:id="15"/>
    </w:p>
    <w:p w14:paraId="2965FF63" w14:textId="5CFF4799" w:rsidR="00BF2FC3" w:rsidRPr="003F51E0" w:rsidRDefault="00BF2FC3" w:rsidP="003F51E0">
      <w:pPr>
        <w:pStyle w:val="Heading3"/>
        <w:rPr>
          <w:rFonts w:ascii="Times New Roman" w:hAnsi="Times New Roman" w:cs="Times New Roman"/>
          <w:color w:val="000000" w:themeColor="text1"/>
          <w:sz w:val="28"/>
          <w:szCs w:val="28"/>
        </w:rPr>
      </w:pPr>
      <w:bookmarkStart w:id="16" w:name="_Toc217329525"/>
      <w:r w:rsidRPr="003F51E0">
        <w:rPr>
          <w:rFonts w:ascii="Times New Roman" w:hAnsi="Times New Roman" w:cs="Times New Roman"/>
          <w:color w:val="000000" w:themeColor="text1"/>
          <w:sz w:val="28"/>
          <w:szCs w:val="28"/>
        </w:rPr>
        <w:t>Purpose of the activity</w:t>
      </w:r>
      <w:bookmarkEnd w:id="16"/>
    </w:p>
    <w:p w14:paraId="0C10EA13" w14:textId="77777777" w:rsidR="00BF2FC3" w:rsidRPr="00BF2FC3" w:rsidRDefault="00BF2FC3" w:rsidP="00BF2FC3">
      <w:pPr>
        <w:rPr>
          <w:rFonts w:ascii="Times New Roman" w:hAnsi="Times New Roman" w:cs="Times New Roman"/>
          <w:color w:val="000000" w:themeColor="text1"/>
          <w:sz w:val="24"/>
          <w:szCs w:val="24"/>
          <w:lang w:val="en-AU"/>
        </w:rPr>
      </w:pPr>
      <w:r w:rsidRPr="00BF2FC3">
        <w:rPr>
          <w:rFonts w:ascii="Times New Roman" w:hAnsi="Times New Roman" w:cs="Times New Roman"/>
          <w:color w:val="000000" w:themeColor="text1"/>
          <w:sz w:val="24"/>
          <w:szCs w:val="24"/>
          <w:lang w:val="en-AU"/>
        </w:rPr>
        <w:t>This activity helps Redback Operations employees:</w:t>
      </w:r>
    </w:p>
    <w:p w14:paraId="7FF09857" w14:textId="77777777" w:rsidR="00BF2FC3" w:rsidRPr="00BF2FC3" w:rsidRDefault="00BF2FC3" w:rsidP="003F51E0">
      <w:pPr>
        <w:numPr>
          <w:ilvl w:val="0"/>
          <w:numId w:val="19"/>
        </w:numPr>
        <w:spacing w:after="0"/>
        <w:rPr>
          <w:rFonts w:ascii="Times New Roman" w:hAnsi="Times New Roman" w:cs="Times New Roman"/>
          <w:color w:val="000000" w:themeColor="text1"/>
          <w:sz w:val="24"/>
          <w:szCs w:val="24"/>
          <w:lang w:val="en-AU"/>
        </w:rPr>
      </w:pPr>
      <w:r w:rsidRPr="00BF2FC3">
        <w:rPr>
          <w:rFonts w:ascii="Times New Roman" w:hAnsi="Times New Roman" w:cs="Times New Roman"/>
          <w:color w:val="000000" w:themeColor="text1"/>
          <w:sz w:val="24"/>
          <w:szCs w:val="24"/>
          <w:lang w:val="en-AU"/>
        </w:rPr>
        <w:t>Practise ethical decision-making in realistic workplace situations</w:t>
      </w:r>
    </w:p>
    <w:p w14:paraId="4C113FB6" w14:textId="77777777" w:rsidR="00BF2FC3" w:rsidRPr="00BF2FC3" w:rsidRDefault="00BF2FC3" w:rsidP="003F51E0">
      <w:pPr>
        <w:numPr>
          <w:ilvl w:val="0"/>
          <w:numId w:val="19"/>
        </w:numPr>
        <w:spacing w:after="0"/>
        <w:rPr>
          <w:rFonts w:ascii="Times New Roman" w:hAnsi="Times New Roman" w:cs="Times New Roman"/>
          <w:color w:val="000000" w:themeColor="text1"/>
          <w:sz w:val="24"/>
          <w:szCs w:val="24"/>
          <w:lang w:val="en-AU"/>
        </w:rPr>
      </w:pPr>
      <w:r w:rsidRPr="00BF2FC3">
        <w:rPr>
          <w:rFonts w:ascii="Times New Roman" w:hAnsi="Times New Roman" w:cs="Times New Roman"/>
          <w:color w:val="000000" w:themeColor="text1"/>
          <w:sz w:val="24"/>
          <w:szCs w:val="24"/>
          <w:lang w:val="en-AU"/>
        </w:rPr>
        <w:t>Recognise data security and ethical risks in fast-moving environments</w:t>
      </w:r>
    </w:p>
    <w:p w14:paraId="4CC5F791" w14:textId="77777777" w:rsidR="00BF2FC3" w:rsidRPr="00BF2FC3" w:rsidRDefault="00BF2FC3" w:rsidP="003F51E0">
      <w:pPr>
        <w:numPr>
          <w:ilvl w:val="0"/>
          <w:numId w:val="19"/>
        </w:numPr>
        <w:spacing w:after="0"/>
        <w:rPr>
          <w:rFonts w:ascii="Times New Roman" w:hAnsi="Times New Roman" w:cs="Times New Roman"/>
          <w:color w:val="000000" w:themeColor="text1"/>
          <w:sz w:val="24"/>
          <w:szCs w:val="24"/>
          <w:lang w:val="en-AU"/>
        </w:rPr>
      </w:pPr>
      <w:r w:rsidRPr="05AA2A97">
        <w:rPr>
          <w:rFonts w:ascii="Times New Roman" w:hAnsi="Times New Roman" w:cs="Times New Roman"/>
          <w:color w:val="000000" w:themeColor="text1"/>
          <w:sz w:val="24"/>
          <w:szCs w:val="24"/>
          <w:lang w:val="en-AU"/>
        </w:rPr>
        <w:t xml:space="preserve">Understand how individual actions impact Redback’s </w:t>
      </w:r>
      <w:r w:rsidRPr="05AA2A97">
        <w:rPr>
          <w:rFonts w:ascii="Times New Roman" w:hAnsi="Times New Roman" w:cs="Times New Roman"/>
          <w:b/>
          <w:bCs/>
          <w:color w:val="000000" w:themeColor="text1"/>
          <w:sz w:val="24"/>
          <w:szCs w:val="24"/>
          <w:lang w:val="en-AU"/>
        </w:rPr>
        <w:t>Data Security Posture Management (DSPM)</w:t>
      </w:r>
    </w:p>
    <w:p w14:paraId="61B75655" w14:textId="77777777" w:rsidR="00BF2FC3" w:rsidRPr="00BF2FC3" w:rsidRDefault="00BF2FC3" w:rsidP="003F51E0">
      <w:pPr>
        <w:numPr>
          <w:ilvl w:val="0"/>
          <w:numId w:val="19"/>
        </w:numPr>
        <w:spacing w:after="0"/>
        <w:rPr>
          <w:rFonts w:ascii="Times New Roman" w:hAnsi="Times New Roman" w:cs="Times New Roman"/>
          <w:color w:val="000000" w:themeColor="text1"/>
          <w:sz w:val="24"/>
          <w:szCs w:val="24"/>
          <w:lang w:val="en-AU"/>
        </w:rPr>
      </w:pPr>
      <w:r w:rsidRPr="00BF2FC3">
        <w:rPr>
          <w:rFonts w:ascii="Times New Roman" w:hAnsi="Times New Roman" w:cs="Times New Roman"/>
          <w:color w:val="000000" w:themeColor="text1"/>
          <w:sz w:val="24"/>
          <w:szCs w:val="24"/>
          <w:lang w:val="en-AU"/>
        </w:rPr>
        <w:t>Know when to act, escalate, or ask for guidance</w:t>
      </w:r>
    </w:p>
    <w:p w14:paraId="5177E0DB" w14:textId="77777777" w:rsidR="00BF2FC3" w:rsidRPr="00BF2FC3" w:rsidRDefault="00BF2FC3" w:rsidP="00BF2FC3">
      <w:pPr>
        <w:rPr>
          <w:rFonts w:ascii="Times New Roman" w:hAnsi="Times New Roman" w:cs="Times New Roman"/>
          <w:color w:val="000000" w:themeColor="text1"/>
          <w:sz w:val="24"/>
          <w:szCs w:val="24"/>
          <w:lang w:val="en-AU"/>
        </w:rPr>
      </w:pPr>
      <w:r w:rsidRPr="05AA2A97">
        <w:rPr>
          <w:rFonts w:ascii="Times New Roman" w:hAnsi="Times New Roman" w:cs="Times New Roman"/>
          <w:color w:val="000000" w:themeColor="text1"/>
          <w:sz w:val="24"/>
          <w:szCs w:val="24"/>
          <w:lang w:val="en-AU"/>
        </w:rPr>
        <w:t>This simulation mirrors real-world pressure where speed, collaboration, and innovation can introduce ethical risk.</w:t>
      </w:r>
    </w:p>
    <w:p w14:paraId="6F692469" w14:textId="1F48F8E2" w:rsidR="05AA2A97" w:rsidRDefault="05AA2A97" w:rsidP="05AA2A97">
      <w:pPr>
        <w:rPr>
          <w:rFonts w:ascii="Times New Roman" w:hAnsi="Times New Roman" w:cs="Times New Roman"/>
          <w:color w:val="000000" w:themeColor="text1"/>
          <w:sz w:val="24"/>
          <w:szCs w:val="24"/>
          <w:lang w:val="en-AU"/>
        </w:rPr>
      </w:pPr>
    </w:p>
    <w:p w14:paraId="31228B01" w14:textId="4A2F2BEF" w:rsidR="05AA2A97" w:rsidRDefault="05AA2A97" w:rsidP="05AA2A97">
      <w:pPr>
        <w:rPr>
          <w:rFonts w:ascii="Times New Roman" w:hAnsi="Times New Roman" w:cs="Times New Roman"/>
          <w:color w:val="000000" w:themeColor="text1"/>
          <w:sz w:val="24"/>
          <w:szCs w:val="24"/>
          <w:lang w:val="en-AU"/>
        </w:rPr>
      </w:pPr>
    </w:p>
    <w:p w14:paraId="2A36384F" w14:textId="432BA114" w:rsidR="05AA2A97" w:rsidRDefault="05AA2A97" w:rsidP="05AA2A97">
      <w:pPr>
        <w:rPr>
          <w:rFonts w:ascii="Times New Roman" w:hAnsi="Times New Roman" w:cs="Times New Roman"/>
          <w:color w:val="000000" w:themeColor="text1"/>
          <w:sz w:val="24"/>
          <w:szCs w:val="24"/>
          <w:lang w:val="en-AU"/>
        </w:rPr>
      </w:pPr>
    </w:p>
    <w:p w14:paraId="7F88FAFD" w14:textId="6D3E2E75" w:rsidR="00BF2FC3" w:rsidRPr="003F51E0" w:rsidRDefault="00BF2FC3" w:rsidP="003F51E0">
      <w:pPr>
        <w:pStyle w:val="Heading3"/>
        <w:rPr>
          <w:rFonts w:ascii="Times New Roman" w:hAnsi="Times New Roman" w:cs="Times New Roman"/>
          <w:color w:val="000000" w:themeColor="text1"/>
          <w:sz w:val="28"/>
          <w:szCs w:val="28"/>
        </w:rPr>
      </w:pPr>
      <w:bookmarkStart w:id="17" w:name="_Toc217329526"/>
      <w:r w:rsidRPr="003F51E0">
        <w:rPr>
          <w:rFonts w:ascii="Times New Roman" w:hAnsi="Times New Roman" w:cs="Times New Roman"/>
          <w:color w:val="000000" w:themeColor="text1"/>
          <w:sz w:val="28"/>
          <w:szCs w:val="28"/>
        </w:rPr>
        <w:t>Activity Overview</w:t>
      </w:r>
      <w:bookmarkEnd w:id="17"/>
    </w:p>
    <w:p w14:paraId="74806818" w14:textId="77777777" w:rsidR="00BF2FC3" w:rsidRPr="00BF2FC3" w:rsidRDefault="00BF2FC3" w:rsidP="00BF2FC3">
      <w:pPr>
        <w:rPr>
          <w:rFonts w:ascii="Times New Roman" w:hAnsi="Times New Roman" w:cs="Times New Roman"/>
          <w:color w:val="000000" w:themeColor="text1"/>
          <w:sz w:val="24"/>
          <w:szCs w:val="24"/>
          <w:lang w:val="en-AU"/>
        </w:rPr>
      </w:pPr>
      <w:r w:rsidRPr="00BF2FC3">
        <w:rPr>
          <w:rFonts w:ascii="Times New Roman" w:hAnsi="Times New Roman" w:cs="Times New Roman"/>
          <w:color w:val="000000" w:themeColor="text1"/>
          <w:sz w:val="24"/>
          <w:szCs w:val="24"/>
          <w:lang w:val="en-AU"/>
        </w:rPr>
        <w:t>For each scenario below:</w:t>
      </w:r>
    </w:p>
    <w:p w14:paraId="7D26620B" w14:textId="77777777" w:rsidR="00BF2FC3" w:rsidRPr="00BF2FC3" w:rsidRDefault="00BF2FC3" w:rsidP="003F51E0">
      <w:pPr>
        <w:numPr>
          <w:ilvl w:val="0"/>
          <w:numId w:val="20"/>
        </w:numPr>
        <w:spacing w:after="0"/>
        <w:rPr>
          <w:rFonts w:ascii="Times New Roman" w:hAnsi="Times New Roman" w:cs="Times New Roman"/>
          <w:color w:val="000000" w:themeColor="text1"/>
          <w:sz w:val="24"/>
          <w:szCs w:val="24"/>
          <w:lang w:val="en-AU"/>
        </w:rPr>
      </w:pPr>
      <w:r w:rsidRPr="00BF2FC3">
        <w:rPr>
          <w:rFonts w:ascii="Times New Roman" w:hAnsi="Times New Roman" w:cs="Times New Roman"/>
          <w:color w:val="000000" w:themeColor="text1"/>
          <w:sz w:val="24"/>
          <w:szCs w:val="24"/>
          <w:lang w:val="en-AU"/>
        </w:rPr>
        <w:t>Select one option:</w:t>
      </w:r>
    </w:p>
    <w:p w14:paraId="448C2D9E" w14:textId="77777777" w:rsidR="00BF2FC3" w:rsidRPr="00BF2FC3" w:rsidRDefault="00BF2FC3" w:rsidP="003F51E0">
      <w:pPr>
        <w:numPr>
          <w:ilvl w:val="1"/>
          <w:numId w:val="20"/>
        </w:numPr>
        <w:spacing w:after="0"/>
        <w:rPr>
          <w:rFonts w:ascii="Times New Roman" w:hAnsi="Times New Roman" w:cs="Times New Roman"/>
          <w:color w:val="000000" w:themeColor="text1"/>
          <w:sz w:val="24"/>
          <w:szCs w:val="24"/>
          <w:lang w:val="en-AU"/>
        </w:rPr>
      </w:pPr>
      <w:r w:rsidRPr="00BF2FC3">
        <w:rPr>
          <w:rFonts w:ascii="Apple Color Emoji" w:hAnsi="Apple Color Emoji" w:cs="Apple Color Emoji"/>
          <w:color w:val="000000" w:themeColor="text1"/>
          <w:sz w:val="24"/>
          <w:szCs w:val="24"/>
          <w:lang w:val="en-AU"/>
        </w:rPr>
        <w:t>✔</w:t>
      </w:r>
      <w:r w:rsidRPr="00BF2FC3">
        <w:rPr>
          <w:rFonts w:ascii="Times New Roman" w:hAnsi="Times New Roman" w:cs="Times New Roman"/>
          <w:color w:val="000000" w:themeColor="text1"/>
          <w:sz w:val="24"/>
          <w:szCs w:val="24"/>
          <w:lang w:val="en-AU"/>
        </w:rPr>
        <w:t xml:space="preserve"> </w:t>
      </w:r>
      <w:r w:rsidRPr="00BF2FC3">
        <w:rPr>
          <w:rFonts w:ascii="Times New Roman" w:hAnsi="Times New Roman" w:cs="Times New Roman"/>
          <w:b/>
          <w:bCs/>
          <w:color w:val="000000" w:themeColor="text1"/>
          <w:sz w:val="24"/>
          <w:szCs w:val="24"/>
          <w:lang w:val="en-AU"/>
        </w:rPr>
        <w:t>Ethical</w:t>
      </w:r>
    </w:p>
    <w:p w14:paraId="50BED659" w14:textId="77777777" w:rsidR="00BF2FC3" w:rsidRPr="00BF2FC3" w:rsidRDefault="00BF2FC3" w:rsidP="003F51E0">
      <w:pPr>
        <w:numPr>
          <w:ilvl w:val="1"/>
          <w:numId w:val="20"/>
        </w:numPr>
        <w:spacing w:after="0"/>
        <w:rPr>
          <w:rFonts w:ascii="Times New Roman" w:hAnsi="Times New Roman" w:cs="Times New Roman"/>
          <w:color w:val="000000" w:themeColor="text1"/>
          <w:sz w:val="24"/>
          <w:szCs w:val="24"/>
          <w:lang w:val="en-AU"/>
        </w:rPr>
      </w:pPr>
      <w:r w:rsidRPr="00BF2FC3">
        <w:rPr>
          <w:rFonts w:ascii="Apple Color Emoji" w:hAnsi="Apple Color Emoji" w:cs="Apple Color Emoji"/>
          <w:color w:val="000000" w:themeColor="text1"/>
          <w:sz w:val="24"/>
          <w:szCs w:val="24"/>
          <w:lang w:val="en-AU"/>
        </w:rPr>
        <w:t>❌</w:t>
      </w:r>
      <w:r w:rsidRPr="00BF2FC3">
        <w:rPr>
          <w:rFonts w:ascii="Times New Roman" w:hAnsi="Times New Roman" w:cs="Times New Roman"/>
          <w:color w:val="000000" w:themeColor="text1"/>
          <w:sz w:val="24"/>
          <w:szCs w:val="24"/>
          <w:lang w:val="en-AU"/>
        </w:rPr>
        <w:t xml:space="preserve"> </w:t>
      </w:r>
      <w:r w:rsidRPr="00BF2FC3">
        <w:rPr>
          <w:rFonts w:ascii="Times New Roman" w:hAnsi="Times New Roman" w:cs="Times New Roman"/>
          <w:b/>
          <w:bCs/>
          <w:color w:val="000000" w:themeColor="text1"/>
          <w:sz w:val="24"/>
          <w:szCs w:val="24"/>
          <w:lang w:val="en-AU"/>
        </w:rPr>
        <w:t>Unethical</w:t>
      </w:r>
    </w:p>
    <w:p w14:paraId="4431E6E7" w14:textId="77777777" w:rsidR="00BF2FC3" w:rsidRPr="00BF2FC3" w:rsidRDefault="00BF2FC3" w:rsidP="003F51E0">
      <w:pPr>
        <w:numPr>
          <w:ilvl w:val="1"/>
          <w:numId w:val="20"/>
        </w:numPr>
        <w:spacing w:after="0"/>
        <w:rPr>
          <w:rFonts w:ascii="Times New Roman" w:hAnsi="Times New Roman" w:cs="Times New Roman"/>
          <w:color w:val="000000" w:themeColor="text1"/>
          <w:sz w:val="24"/>
          <w:szCs w:val="24"/>
          <w:lang w:val="en-AU"/>
        </w:rPr>
      </w:pPr>
      <w:r w:rsidRPr="00BF2FC3">
        <w:rPr>
          <w:rFonts w:ascii="Apple Color Emoji" w:hAnsi="Apple Color Emoji" w:cs="Apple Color Emoji"/>
          <w:color w:val="000000" w:themeColor="text1"/>
          <w:sz w:val="24"/>
          <w:szCs w:val="24"/>
          <w:lang w:val="en-AU"/>
        </w:rPr>
        <w:t>❓</w:t>
      </w:r>
      <w:r w:rsidRPr="00BF2FC3">
        <w:rPr>
          <w:rFonts w:ascii="Times New Roman" w:hAnsi="Times New Roman" w:cs="Times New Roman"/>
          <w:color w:val="000000" w:themeColor="text1"/>
          <w:sz w:val="24"/>
          <w:szCs w:val="24"/>
          <w:lang w:val="en-AU"/>
        </w:rPr>
        <w:t xml:space="preserve"> </w:t>
      </w:r>
      <w:r w:rsidRPr="00BF2FC3">
        <w:rPr>
          <w:rFonts w:ascii="Times New Roman" w:hAnsi="Times New Roman" w:cs="Times New Roman"/>
          <w:b/>
          <w:bCs/>
          <w:color w:val="000000" w:themeColor="text1"/>
          <w:sz w:val="24"/>
          <w:szCs w:val="24"/>
          <w:lang w:val="en-AU"/>
        </w:rPr>
        <w:t>Ask for Guidance</w:t>
      </w:r>
    </w:p>
    <w:p w14:paraId="49740C33" w14:textId="3A386D9C" w:rsidR="00BF2FC3" w:rsidRPr="00BF2FC3" w:rsidRDefault="00BF2FC3" w:rsidP="003F51E0">
      <w:pPr>
        <w:numPr>
          <w:ilvl w:val="0"/>
          <w:numId w:val="20"/>
        </w:numPr>
        <w:spacing w:after="0"/>
        <w:rPr>
          <w:rFonts w:ascii="Times New Roman" w:hAnsi="Times New Roman" w:cs="Times New Roman"/>
          <w:color w:val="000000" w:themeColor="text1"/>
          <w:sz w:val="24"/>
          <w:szCs w:val="24"/>
          <w:lang w:val="en-AU"/>
        </w:rPr>
      </w:pPr>
      <w:r w:rsidRPr="6F263C8E">
        <w:rPr>
          <w:rFonts w:ascii="Times New Roman" w:hAnsi="Times New Roman" w:cs="Times New Roman"/>
          <w:color w:val="000000" w:themeColor="text1"/>
          <w:sz w:val="24"/>
          <w:szCs w:val="24"/>
          <w:lang w:val="en-AU"/>
        </w:rPr>
        <w:t xml:space="preserve">Briefly explain </w:t>
      </w:r>
      <w:r w:rsidRPr="6F263C8E">
        <w:rPr>
          <w:rFonts w:ascii="Times New Roman" w:hAnsi="Times New Roman" w:cs="Times New Roman"/>
          <w:i/>
          <w:iCs/>
          <w:color w:val="000000" w:themeColor="text1"/>
          <w:sz w:val="24"/>
          <w:szCs w:val="24"/>
          <w:lang w:val="en-AU"/>
        </w:rPr>
        <w:t>why</w:t>
      </w:r>
      <w:r w:rsidRPr="6F263C8E">
        <w:rPr>
          <w:rFonts w:ascii="Times New Roman" w:hAnsi="Times New Roman" w:cs="Times New Roman"/>
          <w:color w:val="000000" w:themeColor="text1"/>
          <w:sz w:val="24"/>
          <w:szCs w:val="24"/>
          <w:lang w:val="en-AU"/>
        </w:rPr>
        <w:t xml:space="preserve"> you chose that option</w:t>
      </w:r>
      <w:r w:rsidR="3EFD2F65" w:rsidRPr="6F263C8E">
        <w:rPr>
          <w:rFonts w:ascii="Times New Roman" w:hAnsi="Times New Roman" w:cs="Times New Roman"/>
          <w:color w:val="000000" w:themeColor="text1"/>
          <w:sz w:val="24"/>
          <w:szCs w:val="24"/>
          <w:lang w:val="en-AU"/>
        </w:rPr>
        <w:t>.</w:t>
      </w:r>
    </w:p>
    <w:p w14:paraId="0404EA08" w14:textId="74C45FAC" w:rsidR="00BF2FC3" w:rsidRPr="00BF2FC3" w:rsidRDefault="00BF2FC3" w:rsidP="003F51E0">
      <w:pPr>
        <w:numPr>
          <w:ilvl w:val="0"/>
          <w:numId w:val="20"/>
        </w:numPr>
        <w:spacing w:after="0"/>
        <w:rPr>
          <w:rFonts w:ascii="Times New Roman" w:hAnsi="Times New Roman" w:cs="Times New Roman"/>
          <w:color w:val="000000" w:themeColor="text1"/>
          <w:sz w:val="24"/>
          <w:szCs w:val="24"/>
          <w:lang w:val="en-AU"/>
        </w:rPr>
      </w:pPr>
      <w:r w:rsidRPr="6F263C8E">
        <w:rPr>
          <w:rFonts w:ascii="Times New Roman" w:hAnsi="Times New Roman" w:cs="Times New Roman"/>
          <w:color w:val="000000" w:themeColor="text1"/>
          <w:sz w:val="24"/>
          <w:szCs w:val="24"/>
          <w:lang w:val="en-AU"/>
        </w:rPr>
        <w:t xml:space="preserve">State what </w:t>
      </w:r>
      <w:r w:rsidRPr="6F263C8E">
        <w:rPr>
          <w:rFonts w:ascii="Times New Roman" w:hAnsi="Times New Roman" w:cs="Times New Roman"/>
          <w:b/>
          <w:bCs/>
          <w:color w:val="000000" w:themeColor="text1"/>
          <w:sz w:val="24"/>
          <w:szCs w:val="24"/>
          <w:lang w:val="en-AU"/>
        </w:rPr>
        <w:t>correct ethical action</w:t>
      </w:r>
      <w:r w:rsidRPr="6F263C8E">
        <w:rPr>
          <w:rFonts w:ascii="Times New Roman" w:hAnsi="Times New Roman" w:cs="Times New Roman"/>
          <w:color w:val="000000" w:themeColor="text1"/>
          <w:sz w:val="24"/>
          <w:szCs w:val="24"/>
          <w:lang w:val="en-AU"/>
        </w:rPr>
        <w:t xml:space="preserve"> should be</w:t>
      </w:r>
      <w:r w:rsidR="71B8F63B" w:rsidRPr="6F263C8E">
        <w:rPr>
          <w:rFonts w:ascii="Times New Roman" w:hAnsi="Times New Roman" w:cs="Times New Roman"/>
          <w:color w:val="000000" w:themeColor="text1"/>
          <w:sz w:val="24"/>
          <w:szCs w:val="24"/>
          <w:lang w:val="en-AU"/>
        </w:rPr>
        <w:t xml:space="preserve"> </w:t>
      </w:r>
      <w:r w:rsidR="71B8F63B" w:rsidRPr="00367628">
        <w:rPr>
          <w:rFonts w:ascii="Times New Roman" w:hAnsi="Times New Roman" w:cs="Times New Roman"/>
          <w:sz w:val="24"/>
          <w:szCs w:val="24"/>
          <w:lang w:val="en-AU"/>
        </w:rPr>
        <w:t>taken.</w:t>
      </w:r>
    </w:p>
    <w:p w14:paraId="7C2943A7" w14:textId="0E48D3F8" w:rsidR="00BF2FC3" w:rsidRPr="003F51E0" w:rsidRDefault="00BF2FC3" w:rsidP="00BF2FC3">
      <w:pPr>
        <w:rPr>
          <w:rFonts w:ascii="Times New Roman" w:hAnsi="Times New Roman" w:cs="Times New Roman"/>
          <w:color w:val="000000" w:themeColor="text1"/>
        </w:rPr>
      </w:pPr>
    </w:p>
    <w:p w14:paraId="2568BA9C" w14:textId="77777777" w:rsidR="00BF2FC3" w:rsidRPr="003F51E0" w:rsidRDefault="00075A4B" w:rsidP="003F51E0">
      <w:pPr>
        <w:pStyle w:val="Heading3"/>
        <w:rPr>
          <w:rFonts w:ascii="Times New Roman" w:hAnsi="Times New Roman" w:cs="Times New Roman"/>
          <w:color w:val="000000" w:themeColor="text1"/>
          <w:sz w:val="28"/>
          <w:szCs w:val="28"/>
        </w:rPr>
      </w:pPr>
      <w:bookmarkStart w:id="18" w:name="_Toc217329527"/>
      <w:r w:rsidRPr="003F51E0">
        <w:rPr>
          <w:rFonts w:ascii="Times New Roman" w:hAnsi="Times New Roman" w:cs="Times New Roman"/>
          <w:color w:val="000000" w:themeColor="text1"/>
          <w:sz w:val="28"/>
          <w:szCs w:val="28"/>
        </w:rPr>
        <w:t>Scenario</w:t>
      </w:r>
      <w:r w:rsidR="00BF2FC3" w:rsidRPr="003F51E0">
        <w:rPr>
          <w:rFonts w:ascii="Times New Roman" w:hAnsi="Times New Roman" w:cs="Times New Roman"/>
          <w:color w:val="000000" w:themeColor="text1"/>
          <w:sz w:val="28"/>
          <w:szCs w:val="28"/>
        </w:rPr>
        <w:t xml:space="preserve"> 1</w:t>
      </w:r>
      <w:r w:rsidRPr="003F51E0">
        <w:rPr>
          <w:rFonts w:ascii="Times New Roman" w:hAnsi="Times New Roman" w:cs="Times New Roman"/>
          <w:color w:val="000000" w:themeColor="text1"/>
          <w:sz w:val="28"/>
          <w:szCs w:val="28"/>
        </w:rPr>
        <w:t>:</w:t>
      </w:r>
      <w:r w:rsidR="00BF2FC3" w:rsidRPr="003F51E0">
        <w:rPr>
          <w:rFonts w:ascii="Times New Roman" w:hAnsi="Times New Roman" w:cs="Times New Roman"/>
          <w:color w:val="000000" w:themeColor="text1"/>
          <w:sz w:val="28"/>
          <w:szCs w:val="28"/>
        </w:rPr>
        <w:t xml:space="preserve"> Product Analytics Export</w:t>
      </w:r>
      <w:bookmarkEnd w:id="18"/>
    </w:p>
    <w:p w14:paraId="5EE3D091" w14:textId="700AB8F8" w:rsidR="00BF2FC3" w:rsidRPr="003F51E0" w:rsidRDefault="00BF2FC3" w:rsidP="00075A4B">
      <w:pPr>
        <w:rPr>
          <w:rFonts w:ascii="Times New Roman" w:hAnsi="Times New Roman" w:cs="Times New Roman"/>
          <w:color w:val="000000" w:themeColor="text1"/>
          <w:sz w:val="24"/>
          <w:szCs w:val="24"/>
        </w:rPr>
      </w:pPr>
      <w:r w:rsidRPr="05AA2A97">
        <w:rPr>
          <w:rFonts w:ascii="Times New Roman" w:hAnsi="Times New Roman" w:cs="Times New Roman"/>
          <w:color w:val="000000" w:themeColor="text1"/>
          <w:sz w:val="24"/>
          <w:szCs w:val="24"/>
        </w:rPr>
        <w:t xml:space="preserve">You export user analytics data from a Redback Operations platform to </w:t>
      </w:r>
      <w:r w:rsidR="32F45F94" w:rsidRPr="05AA2A97">
        <w:rPr>
          <w:rFonts w:ascii="Times New Roman" w:hAnsi="Times New Roman" w:cs="Times New Roman"/>
          <w:color w:val="000000" w:themeColor="text1"/>
          <w:sz w:val="24"/>
          <w:szCs w:val="24"/>
        </w:rPr>
        <w:t>Excel,</w:t>
      </w:r>
      <w:r w:rsidRPr="05AA2A97">
        <w:rPr>
          <w:rFonts w:ascii="Times New Roman" w:hAnsi="Times New Roman" w:cs="Times New Roman"/>
          <w:color w:val="000000" w:themeColor="text1"/>
          <w:sz w:val="24"/>
          <w:szCs w:val="24"/>
        </w:rPr>
        <w:t xml:space="preserve"> so you can quickly </w:t>
      </w:r>
      <w:r w:rsidR="73676419" w:rsidRPr="05AA2A97">
        <w:rPr>
          <w:rFonts w:ascii="Times New Roman" w:hAnsi="Times New Roman" w:cs="Times New Roman"/>
          <w:color w:val="000000" w:themeColor="text1"/>
          <w:sz w:val="24"/>
          <w:szCs w:val="24"/>
        </w:rPr>
        <w:t>analyze</w:t>
      </w:r>
      <w:r w:rsidRPr="05AA2A97">
        <w:rPr>
          <w:rFonts w:ascii="Times New Roman" w:hAnsi="Times New Roman" w:cs="Times New Roman"/>
          <w:color w:val="000000" w:themeColor="text1"/>
          <w:sz w:val="24"/>
          <w:szCs w:val="24"/>
        </w:rPr>
        <w:t xml:space="preserve"> trends for a sprint review. The file includes user IDs and timestamps.</w:t>
      </w:r>
      <w:r w:rsidR="00075A4B" w:rsidRPr="05AA2A97">
        <w:rPr>
          <w:rFonts w:ascii="Times New Roman" w:hAnsi="Times New Roman" w:cs="Times New Roman"/>
          <w:color w:val="000000" w:themeColor="text1"/>
          <w:sz w:val="24"/>
          <w:szCs w:val="24"/>
        </w:rPr>
        <w:t xml:space="preserve"> </w:t>
      </w:r>
    </w:p>
    <w:p w14:paraId="08A2EFFB" w14:textId="48C4AF34" w:rsidR="00BF2FC3" w:rsidRPr="003F51E0" w:rsidRDefault="00BF2FC3" w:rsidP="003F51E0">
      <w:pPr>
        <w:pStyle w:val="Heading3"/>
        <w:rPr>
          <w:rFonts w:ascii="Times New Roman" w:hAnsi="Times New Roman" w:cs="Times New Roman"/>
          <w:color w:val="000000" w:themeColor="text1"/>
          <w:sz w:val="28"/>
          <w:szCs w:val="28"/>
        </w:rPr>
      </w:pPr>
      <w:bookmarkStart w:id="19" w:name="_Toc217329528"/>
      <w:r w:rsidRPr="003F51E0">
        <w:rPr>
          <w:rFonts w:ascii="Times New Roman" w:hAnsi="Times New Roman" w:cs="Times New Roman"/>
          <w:color w:val="000000" w:themeColor="text1"/>
          <w:sz w:val="28"/>
          <w:szCs w:val="28"/>
        </w:rPr>
        <w:t xml:space="preserve">Scenario 2: Reporting </w:t>
      </w:r>
      <w:proofErr w:type="gramStart"/>
      <w:r w:rsidRPr="003F51E0">
        <w:rPr>
          <w:rFonts w:ascii="Times New Roman" w:hAnsi="Times New Roman" w:cs="Times New Roman"/>
          <w:color w:val="000000" w:themeColor="text1"/>
          <w:sz w:val="28"/>
          <w:szCs w:val="28"/>
        </w:rPr>
        <w:t>an Accidental</w:t>
      </w:r>
      <w:proofErr w:type="gramEnd"/>
      <w:r w:rsidRPr="003F51E0">
        <w:rPr>
          <w:rFonts w:ascii="Times New Roman" w:hAnsi="Times New Roman" w:cs="Times New Roman"/>
          <w:color w:val="000000" w:themeColor="text1"/>
          <w:sz w:val="28"/>
          <w:szCs w:val="28"/>
        </w:rPr>
        <w:t xml:space="preserve"> Access</w:t>
      </w:r>
      <w:bookmarkEnd w:id="19"/>
    </w:p>
    <w:p w14:paraId="14F6D494" w14:textId="750C9A8C" w:rsidR="00BF2FC3" w:rsidRPr="003F51E0" w:rsidRDefault="00BF2FC3" w:rsidP="00075A4B">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You accidentally open a restricted internal dashboard that you realise you shouldn’t have access to. You close it immediately and report it.</w:t>
      </w:r>
    </w:p>
    <w:p w14:paraId="4CEF605D" w14:textId="2D4B22AF" w:rsidR="00BF2FC3" w:rsidRPr="003F51E0" w:rsidRDefault="00BF2FC3" w:rsidP="003F51E0">
      <w:pPr>
        <w:pStyle w:val="Heading3"/>
        <w:rPr>
          <w:rFonts w:ascii="Times New Roman" w:hAnsi="Times New Roman" w:cs="Times New Roman"/>
          <w:color w:val="000000" w:themeColor="text1"/>
          <w:sz w:val="28"/>
          <w:szCs w:val="28"/>
        </w:rPr>
      </w:pPr>
      <w:bookmarkStart w:id="20" w:name="_Toc217329529"/>
      <w:r w:rsidRPr="003F51E0">
        <w:rPr>
          <w:rFonts w:ascii="Times New Roman" w:hAnsi="Times New Roman" w:cs="Times New Roman"/>
          <w:color w:val="000000" w:themeColor="text1"/>
          <w:sz w:val="28"/>
          <w:szCs w:val="28"/>
        </w:rPr>
        <w:t>Scenario 3: Personal Cloud Convenience</w:t>
      </w:r>
      <w:bookmarkEnd w:id="20"/>
    </w:p>
    <w:p w14:paraId="5C9DFBAA" w14:textId="1D730484" w:rsidR="00BF2FC3" w:rsidRPr="003F51E0" w:rsidRDefault="00BF2FC3" w:rsidP="00BF2FC3">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You upload internal Redback documentation to your personal Google Drive so you can review it on your phone while commuting.</w:t>
      </w:r>
    </w:p>
    <w:p w14:paraId="5C68C1D6" w14:textId="0683552F" w:rsidR="00BF2FC3" w:rsidRPr="003F51E0" w:rsidRDefault="00BF2FC3" w:rsidP="003F51E0">
      <w:pPr>
        <w:pStyle w:val="Heading3"/>
        <w:rPr>
          <w:rFonts w:ascii="Times New Roman" w:hAnsi="Times New Roman" w:cs="Times New Roman"/>
          <w:color w:val="000000" w:themeColor="text1"/>
          <w:sz w:val="28"/>
          <w:szCs w:val="28"/>
        </w:rPr>
      </w:pPr>
      <w:bookmarkStart w:id="21" w:name="_Toc217329530"/>
      <w:r w:rsidRPr="003F51E0">
        <w:rPr>
          <w:rFonts w:ascii="Times New Roman" w:hAnsi="Times New Roman" w:cs="Times New Roman"/>
          <w:color w:val="000000" w:themeColor="text1"/>
          <w:sz w:val="28"/>
          <w:szCs w:val="28"/>
        </w:rPr>
        <w:lastRenderedPageBreak/>
        <w:t>Scenario 4: Old Project Repository Access</w:t>
      </w:r>
      <w:bookmarkEnd w:id="21"/>
    </w:p>
    <w:p w14:paraId="4C0CBA39" w14:textId="0799FEB5" w:rsidR="00BF2FC3" w:rsidRPr="003F51E0" w:rsidRDefault="00BF2FC3" w:rsidP="00BF2FC3">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You still have access to a Redback source repository from a project that ended months ago. You keep it “just in case”.</w:t>
      </w:r>
    </w:p>
    <w:p w14:paraId="082D5186" w14:textId="6EB21F10" w:rsidR="00BF2FC3" w:rsidRPr="003F51E0" w:rsidRDefault="00BF2FC3" w:rsidP="003F51E0">
      <w:pPr>
        <w:pStyle w:val="Heading3"/>
        <w:rPr>
          <w:rFonts w:ascii="Times New Roman" w:hAnsi="Times New Roman" w:cs="Times New Roman"/>
          <w:color w:val="000000" w:themeColor="text1"/>
          <w:sz w:val="28"/>
          <w:szCs w:val="28"/>
        </w:rPr>
      </w:pPr>
      <w:bookmarkStart w:id="22" w:name="_Toc217329531"/>
      <w:r w:rsidRPr="003F51E0">
        <w:rPr>
          <w:rFonts w:ascii="Times New Roman" w:hAnsi="Times New Roman" w:cs="Times New Roman"/>
          <w:color w:val="000000" w:themeColor="text1"/>
          <w:sz w:val="28"/>
          <w:szCs w:val="28"/>
        </w:rPr>
        <w:t>Scenario 5: Vendor Collaboration Without NDA</w:t>
      </w:r>
      <w:bookmarkEnd w:id="22"/>
    </w:p>
    <w:p w14:paraId="35DD49CE" w14:textId="37484FED" w:rsidR="00BF2FC3" w:rsidRPr="003F51E0" w:rsidRDefault="00BF2FC3">
      <w:pPr>
        <w:rPr>
          <w:rFonts w:ascii="Times New Roman" w:hAnsi="Times New Roman" w:cs="Times New Roman"/>
          <w:color w:val="000000" w:themeColor="text1"/>
          <w:sz w:val="24"/>
          <w:szCs w:val="24"/>
        </w:rPr>
      </w:pPr>
      <w:r w:rsidRPr="003F51E0">
        <w:rPr>
          <w:rFonts w:ascii="Times New Roman" w:hAnsi="Times New Roman" w:cs="Times New Roman"/>
          <w:color w:val="000000" w:themeColor="text1"/>
          <w:sz w:val="24"/>
          <w:szCs w:val="24"/>
        </w:rPr>
        <w:t>A potential partner asks you to share Redback internal architecture diagrams to “speed things up” before contracts are finalised.</w:t>
      </w:r>
    </w:p>
    <w:p w14:paraId="5E8C759C" w14:textId="73285C98" w:rsidR="00ED1073" w:rsidRPr="003F51E0" w:rsidRDefault="00774707" w:rsidP="003F51E0">
      <w:pPr>
        <w:pStyle w:val="Heading1"/>
        <w:rPr>
          <w:rFonts w:ascii="Times New Roman" w:hAnsi="Times New Roman" w:cs="Times New Roman"/>
          <w:color w:val="000000" w:themeColor="text1"/>
          <w:sz w:val="36"/>
          <w:szCs w:val="36"/>
        </w:rPr>
      </w:pPr>
      <w:bookmarkStart w:id="23" w:name="_Toc217329532"/>
      <w:r w:rsidRPr="003F51E0">
        <w:rPr>
          <w:rFonts w:ascii="Times New Roman" w:hAnsi="Times New Roman" w:cs="Times New Roman"/>
          <w:color w:val="000000" w:themeColor="text1"/>
          <w:sz w:val="36"/>
          <w:szCs w:val="36"/>
        </w:rPr>
        <w:t>Reporting Pathways</w:t>
      </w:r>
      <w:r w:rsidR="00B041FF" w:rsidRPr="003F51E0">
        <w:rPr>
          <w:rFonts w:ascii="Times New Roman" w:hAnsi="Times New Roman" w:cs="Times New Roman"/>
          <w:color w:val="000000" w:themeColor="text1"/>
          <w:sz w:val="36"/>
          <w:szCs w:val="36"/>
        </w:rPr>
        <w:t xml:space="preserve"> – Detailed Guidance for Employees</w:t>
      </w:r>
      <w:bookmarkEnd w:id="23"/>
    </w:p>
    <w:p w14:paraId="1E9946B5" w14:textId="2F10DC30" w:rsidR="00B041FF" w:rsidRPr="003F51E0" w:rsidRDefault="00B041FF" w:rsidP="003F51E0">
      <w:pPr>
        <w:pStyle w:val="Heading2"/>
        <w:rPr>
          <w:rFonts w:ascii="Times New Roman" w:hAnsi="Times New Roman" w:cs="Times New Roman"/>
          <w:color w:val="000000" w:themeColor="text1"/>
          <w:sz w:val="32"/>
          <w:szCs w:val="32"/>
        </w:rPr>
      </w:pPr>
      <w:bookmarkStart w:id="24" w:name="_Toc217329533"/>
      <w:r w:rsidRPr="003F51E0">
        <w:rPr>
          <w:rFonts w:ascii="Times New Roman" w:hAnsi="Times New Roman" w:cs="Times New Roman"/>
          <w:color w:val="000000" w:themeColor="text1"/>
          <w:sz w:val="32"/>
          <w:szCs w:val="32"/>
        </w:rPr>
        <w:t>Purpose of Reporting</w:t>
      </w:r>
      <w:bookmarkEnd w:id="24"/>
    </w:p>
    <w:p w14:paraId="724F2B82" w14:textId="77777777" w:rsidR="00B041FF" w:rsidRPr="00B041FF" w:rsidRDefault="00B041FF" w:rsidP="00B041FF">
      <w:pPr>
        <w:rPr>
          <w:rFonts w:ascii="Times New Roman" w:hAnsi="Times New Roman" w:cs="Times New Roman"/>
          <w:sz w:val="24"/>
          <w:szCs w:val="24"/>
          <w:lang w:val="en-AU"/>
        </w:rPr>
      </w:pPr>
      <w:r w:rsidRPr="00B041FF">
        <w:rPr>
          <w:rFonts w:ascii="Times New Roman" w:hAnsi="Times New Roman" w:cs="Times New Roman"/>
          <w:sz w:val="24"/>
          <w:szCs w:val="24"/>
          <w:lang w:val="en-AU"/>
        </w:rPr>
        <w:t xml:space="preserve">Reporting is a critical ethical responsibility for all employees at </w:t>
      </w:r>
      <w:r w:rsidRPr="00B041FF">
        <w:rPr>
          <w:rFonts w:ascii="Times New Roman" w:hAnsi="Times New Roman" w:cs="Times New Roman"/>
          <w:b/>
          <w:bCs/>
          <w:sz w:val="24"/>
          <w:szCs w:val="24"/>
          <w:lang w:val="en-AU"/>
        </w:rPr>
        <w:t>Redback Operations</w:t>
      </w:r>
      <w:r w:rsidRPr="00B041FF">
        <w:rPr>
          <w:rFonts w:ascii="Times New Roman" w:hAnsi="Times New Roman" w:cs="Times New Roman"/>
          <w:sz w:val="24"/>
          <w:szCs w:val="24"/>
          <w:lang w:val="en-AU"/>
        </w:rPr>
        <w:t>.</w:t>
      </w:r>
      <w:r w:rsidRPr="00B041FF">
        <w:rPr>
          <w:rFonts w:ascii="Times New Roman" w:hAnsi="Times New Roman" w:cs="Times New Roman"/>
          <w:sz w:val="24"/>
          <w:szCs w:val="24"/>
          <w:lang w:val="en-AU"/>
        </w:rPr>
        <w:br/>
        <w:t xml:space="preserve">Early reporting helps prevent data breaches, protects customers and intellectual property, supports compliance, and strengthens the organisation’s </w:t>
      </w:r>
      <w:r w:rsidRPr="00B041FF">
        <w:rPr>
          <w:rFonts w:ascii="Times New Roman" w:hAnsi="Times New Roman" w:cs="Times New Roman"/>
          <w:b/>
          <w:bCs/>
          <w:sz w:val="24"/>
          <w:szCs w:val="24"/>
          <w:lang w:val="en-AU"/>
        </w:rPr>
        <w:t>Data Security Posture Management (DSPM)</w:t>
      </w:r>
      <w:r w:rsidRPr="00B041FF">
        <w:rPr>
          <w:rFonts w:ascii="Times New Roman" w:hAnsi="Times New Roman" w:cs="Times New Roman"/>
          <w:sz w:val="24"/>
          <w:szCs w:val="24"/>
          <w:lang w:val="en-AU"/>
        </w:rPr>
        <w:t>.</w:t>
      </w:r>
    </w:p>
    <w:p w14:paraId="62450213" w14:textId="77777777" w:rsidR="00B041FF" w:rsidRPr="00B041FF" w:rsidRDefault="00B041FF" w:rsidP="00B041FF">
      <w:pPr>
        <w:rPr>
          <w:rFonts w:ascii="Times New Roman" w:hAnsi="Times New Roman" w:cs="Times New Roman"/>
          <w:sz w:val="24"/>
          <w:szCs w:val="24"/>
          <w:lang w:val="en-AU"/>
        </w:rPr>
      </w:pPr>
      <w:r w:rsidRPr="00B041FF">
        <w:rPr>
          <w:rFonts w:ascii="Times New Roman" w:hAnsi="Times New Roman" w:cs="Times New Roman"/>
          <w:sz w:val="24"/>
          <w:szCs w:val="24"/>
          <w:lang w:val="en-AU"/>
        </w:rPr>
        <w:t>Employees are expected to report:</w:t>
      </w:r>
    </w:p>
    <w:p w14:paraId="0C6D89D1" w14:textId="77777777" w:rsidR="00B041FF" w:rsidRPr="00B041FF" w:rsidRDefault="00B041FF" w:rsidP="003F51E0">
      <w:pPr>
        <w:numPr>
          <w:ilvl w:val="0"/>
          <w:numId w:val="21"/>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Actual security incidents</w:t>
      </w:r>
    </w:p>
    <w:p w14:paraId="614CD484" w14:textId="77777777" w:rsidR="00B041FF" w:rsidRPr="00B041FF" w:rsidRDefault="00B041FF" w:rsidP="003F51E0">
      <w:pPr>
        <w:numPr>
          <w:ilvl w:val="0"/>
          <w:numId w:val="21"/>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Suspected ethical violations</w:t>
      </w:r>
    </w:p>
    <w:p w14:paraId="5B81B1A1" w14:textId="77777777" w:rsidR="00B041FF" w:rsidRPr="00B041FF" w:rsidRDefault="00B041FF" w:rsidP="003F51E0">
      <w:pPr>
        <w:numPr>
          <w:ilvl w:val="0"/>
          <w:numId w:val="21"/>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Accidental mistakes or “near misses”</w:t>
      </w:r>
    </w:p>
    <w:p w14:paraId="198859FD" w14:textId="77777777" w:rsidR="00B041FF" w:rsidRPr="00B041FF" w:rsidRDefault="00B041FF" w:rsidP="003F51E0">
      <w:pPr>
        <w:numPr>
          <w:ilvl w:val="0"/>
          <w:numId w:val="21"/>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Unusual or suspicious behaviour</w:t>
      </w:r>
    </w:p>
    <w:p w14:paraId="1EF0F2FD" w14:textId="77777777" w:rsidR="00B041FF" w:rsidRPr="00B041FF" w:rsidRDefault="00B041FF" w:rsidP="003F51E0">
      <w:pPr>
        <w:numPr>
          <w:ilvl w:val="0"/>
          <w:numId w:val="21"/>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Policy non-compliance</w:t>
      </w:r>
    </w:p>
    <w:p w14:paraId="1CA6909B" w14:textId="77777777" w:rsidR="00B041FF" w:rsidRPr="00B041FF" w:rsidRDefault="00B041FF" w:rsidP="00B041FF">
      <w:pPr>
        <w:rPr>
          <w:rFonts w:ascii="Times New Roman" w:hAnsi="Times New Roman" w:cs="Times New Roman"/>
          <w:sz w:val="24"/>
          <w:szCs w:val="24"/>
          <w:lang w:val="en-AU"/>
        </w:rPr>
      </w:pPr>
      <w:r w:rsidRPr="00B041FF">
        <w:rPr>
          <w:rFonts w:ascii="Times New Roman" w:hAnsi="Times New Roman" w:cs="Times New Roman"/>
          <w:sz w:val="24"/>
          <w:szCs w:val="24"/>
          <w:lang w:val="en-AU"/>
        </w:rPr>
        <w:t>Failure to report known issues may itself be considered an ethical breach.</w:t>
      </w:r>
    </w:p>
    <w:p w14:paraId="40BC58DC" w14:textId="233EF41E" w:rsidR="00B041FF" w:rsidRPr="003F51E0" w:rsidRDefault="00B041FF" w:rsidP="003F51E0">
      <w:pPr>
        <w:pStyle w:val="Heading2"/>
        <w:rPr>
          <w:rFonts w:ascii="Times New Roman" w:hAnsi="Times New Roman" w:cs="Times New Roman"/>
          <w:color w:val="000000" w:themeColor="text1"/>
          <w:sz w:val="32"/>
          <w:szCs w:val="32"/>
        </w:rPr>
      </w:pPr>
      <w:bookmarkStart w:id="25" w:name="_Toc217329534"/>
      <w:r w:rsidRPr="003F51E0">
        <w:rPr>
          <w:rFonts w:ascii="Times New Roman" w:hAnsi="Times New Roman" w:cs="Times New Roman"/>
          <w:color w:val="000000" w:themeColor="text1"/>
          <w:sz w:val="32"/>
          <w:szCs w:val="32"/>
        </w:rPr>
        <w:t xml:space="preserve">A) </w:t>
      </w:r>
      <w:r w:rsidR="008633BE" w:rsidRPr="003F51E0">
        <w:rPr>
          <w:rFonts w:ascii="Times New Roman" w:hAnsi="Times New Roman" w:cs="Times New Roman"/>
          <w:color w:val="000000" w:themeColor="text1"/>
          <w:sz w:val="32"/>
          <w:szCs w:val="32"/>
        </w:rPr>
        <w:t>Reporting to the Manager Pathway</w:t>
      </w:r>
      <w:bookmarkEnd w:id="25"/>
    </w:p>
    <w:p w14:paraId="047EBE3E" w14:textId="77777777" w:rsidR="00B041FF" w:rsidRPr="00B041FF" w:rsidRDefault="00B041FF" w:rsidP="00B041FF">
      <w:pPr>
        <w:rPr>
          <w:rFonts w:ascii="Times New Roman" w:hAnsi="Times New Roman" w:cs="Times New Roman"/>
          <w:b/>
          <w:bCs/>
          <w:sz w:val="24"/>
          <w:szCs w:val="24"/>
          <w:lang w:val="en-AU"/>
        </w:rPr>
      </w:pPr>
      <w:r w:rsidRPr="00B041FF">
        <w:rPr>
          <w:rFonts w:ascii="Times New Roman" w:hAnsi="Times New Roman" w:cs="Times New Roman"/>
          <w:b/>
          <w:bCs/>
          <w:sz w:val="24"/>
          <w:szCs w:val="24"/>
          <w:lang w:val="en-AU"/>
        </w:rPr>
        <w:t>Employees should report to their direct manager when:</w:t>
      </w:r>
    </w:p>
    <w:p w14:paraId="0D54F4CB" w14:textId="77777777" w:rsidR="00B041FF" w:rsidRPr="00B041FF" w:rsidRDefault="00B041FF" w:rsidP="003F51E0">
      <w:pPr>
        <w:numPr>
          <w:ilvl w:val="0"/>
          <w:numId w:val="22"/>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Unsure whether an action or request is ethical</w:t>
      </w:r>
    </w:p>
    <w:p w14:paraId="0F3FBFEE" w14:textId="77777777" w:rsidR="00B041FF" w:rsidRPr="00B041FF" w:rsidRDefault="00B041FF" w:rsidP="003F51E0">
      <w:pPr>
        <w:numPr>
          <w:ilvl w:val="0"/>
          <w:numId w:val="22"/>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Observing risky behaviour from a team member</w:t>
      </w:r>
    </w:p>
    <w:p w14:paraId="1BB2B912" w14:textId="77777777" w:rsidR="00B041FF" w:rsidRPr="00B041FF" w:rsidRDefault="00B041FF" w:rsidP="003F51E0">
      <w:pPr>
        <w:numPr>
          <w:ilvl w:val="0"/>
          <w:numId w:val="22"/>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Accidentally accessing or mishandling data</w:t>
      </w:r>
    </w:p>
    <w:p w14:paraId="3272B671" w14:textId="77777777" w:rsidR="00B041FF" w:rsidRPr="00B041FF" w:rsidRDefault="00B041FF" w:rsidP="003F51E0">
      <w:pPr>
        <w:numPr>
          <w:ilvl w:val="0"/>
          <w:numId w:val="22"/>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Identifying outdated or excessive system access</w:t>
      </w:r>
    </w:p>
    <w:p w14:paraId="194A6BFD" w14:textId="4E5EA251" w:rsidR="008633BE" w:rsidRPr="003F51E0" w:rsidRDefault="00B041FF" w:rsidP="003F51E0">
      <w:pPr>
        <w:numPr>
          <w:ilvl w:val="0"/>
          <w:numId w:val="22"/>
        </w:numPr>
        <w:spacing w:after="0"/>
        <w:rPr>
          <w:rFonts w:ascii="Times New Roman" w:hAnsi="Times New Roman" w:cs="Times New Roman"/>
          <w:sz w:val="24"/>
          <w:szCs w:val="24"/>
          <w:lang w:val="en-AU"/>
        </w:rPr>
      </w:pPr>
      <w:r w:rsidRPr="00B041FF">
        <w:rPr>
          <w:rFonts w:ascii="Times New Roman" w:hAnsi="Times New Roman" w:cs="Times New Roman"/>
          <w:sz w:val="24"/>
          <w:szCs w:val="24"/>
          <w:lang w:val="en-AU"/>
        </w:rPr>
        <w:t>Needing guidance on data sharing decisions</w:t>
      </w:r>
    </w:p>
    <w:p w14:paraId="477D623F" w14:textId="77777777" w:rsidR="00A57603" w:rsidRPr="00B041FF" w:rsidRDefault="00A57603" w:rsidP="003F51E0">
      <w:pPr>
        <w:rPr>
          <w:rFonts w:ascii="Times New Roman" w:hAnsi="Times New Roman" w:cs="Times New Roman"/>
          <w:lang w:val="en-AU"/>
        </w:rPr>
      </w:pPr>
    </w:p>
    <w:p w14:paraId="6FDCECC1" w14:textId="77777777" w:rsidR="008633BE" w:rsidRPr="008633BE" w:rsidRDefault="008633BE" w:rsidP="008633BE">
      <w:pPr>
        <w:rPr>
          <w:rFonts w:ascii="Times New Roman" w:hAnsi="Times New Roman" w:cs="Times New Roman"/>
          <w:b/>
          <w:bCs/>
          <w:sz w:val="24"/>
          <w:szCs w:val="24"/>
          <w:lang w:val="en-AU"/>
        </w:rPr>
      </w:pPr>
      <w:r w:rsidRPr="008633BE">
        <w:rPr>
          <w:rFonts w:ascii="Times New Roman" w:hAnsi="Times New Roman" w:cs="Times New Roman"/>
          <w:b/>
          <w:bCs/>
          <w:sz w:val="24"/>
          <w:szCs w:val="24"/>
          <w:lang w:val="en-AU"/>
        </w:rPr>
        <w:t>Managers at Redback Operations are responsible for:</w:t>
      </w:r>
    </w:p>
    <w:p w14:paraId="0973ADCA" w14:textId="77777777" w:rsidR="008633BE" w:rsidRPr="008633BE" w:rsidRDefault="008633BE" w:rsidP="003F51E0">
      <w:pPr>
        <w:numPr>
          <w:ilvl w:val="0"/>
          <w:numId w:val="23"/>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Listening without judgement</w:t>
      </w:r>
    </w:p>
    <w:p w14:paraId="35DED3A8" w14:textId="77777777" w:rsidR="008633BE" w:rsidRPr="008633BE" w:rsidRDefault="008633BE" w:rsidP="003F51E0">
      <w:pPr>
        <w:numPr>
          <w:ilvl w:val="0"/>
          <w:numId w:val="23"/>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Providing immediate guidance</w:t>
      </w:r>
    </w:p>
    <w:p w14:paraId="406AB37D" w14:textId="77777777" w:rsidR="008633BE" w:rsidRPr="008633BE" w:rsidRDefault="008633BE" w:rsidP="003F51E0">
      <w:pPr>
        <w:numPr>
          <w:ilvl w:val="0"/>
          <w:numId w:val="23"/>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Escalating incidents to the Information Security Team when required</w:t>
      </w:r>
    </w:p>
    <w:p w14:paraId="5874ABFC" w14:textId="77777777" w:rsidR="008633BE" w:rsidRPr="008633BE" w:rsidRDefault="008633BE" w:rsidP="003F51E0">
      <w:pPr>
        <w:numPr>
          <w:ilvl w:val="0"/>
          <w:numId w:val="23"/>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Ensuring the issue is documented appropriately</w:t>
      </w:r>
    </w:p>
    <w:p w14:paraId="0EF6B9C4" w14:textId="77777777" w:rsidR="008633BE" w:rsidRPr="003F51E0" w:rsidRDefault="008633BE" w:rsidP="003F51E0">
      <w:pPr>
        <w:numPr>
          <w:ilvl w:val="0"/>
          <w:numId w:val="23"/>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lastRenderedPageBreak/>
        <w:t>Protecting employees from retaliation</w:t>
      </w:r>
    </w:p>
    <w:p w14:paraId="565D5424" w14:textId="77777777" w:rsidR="008633BE" w:rsidRDefault="008633BE" w:rsidP="008633BE">
      <w:pPr>
        <w:spacing w:line="240" w:lineRule="auto"/>
        <w:ind w:left="720"/>
        <w:rPr>
          <w:rFonts w:ascii="Times New Roman" w:hAnsi="Times New Roman" w:cs="Times New Roman"/>
          <w:lang w:val="en-AU"/>
        </w:rPr>
      </w:pPr>
    </w:p>
    <w:p w14:paraId="34297599" w14:textId="1D6C98C2" w:rsidR="003F51E0" w:rsidRPr="008633BE" w:rsidRDefault="003F51E0" w:rsidP="003F51E0">
      <w:pPr>
        <w:spacing w:line="240" w:lineRule="auto"/>
        <w:rPr>
          <w:rFonts w:ascii="Times New Roman" w:hAnsi="Times New Roman" w:cs="Times New Roman"/>
          <w:lang w:val="en-AU"/>
        </w:rPr>
      </w:pPr>
    </w:p>
    <w:p w14:paraId="702DBFC1" w14:textId="7FC809FA" w:rsidR="008633BE" w:rsidRPr="003F51E0" w:rsidRDefault="008633BE" w:rsidP="003F51E0">
      <w:pPr>
        <w:pStyle w:val="Heading2"/>
        <w:rPr>
          <w:rFonts w:ascii="Times New Roman" w:hAnsi="Times New Roman" w:cs="Times New Roman"/>
          <w:color w:val="000000" w:themeColor="text1"/>
          <w:sz w:val="32"/>
          <w:szCs w:val="32"/>
        </w:rPr>
      </w:pPr>
      <w:bookmarkStart w:id="26" w:name="_Toc217329535"/>
      <w:r w:rsidRPr="003F51E0">
        <w:rPr>
          <w:rFonts w:ascii="Times New Roman" w:hAnsi="Times New Roman" w:cs="Times New Roman"/>
          <w:color w:val="000000" w:themeColor="text1"/>
          <w:sz w:val="32"/>
          <w:szCs w:val="32"/>
        </w:rPr>
        <w:t>B) Reporting to the Information Security Team</w:t>
      </w:r>
      <w:bookmarkEnd w:id="26"/>
    </w:p>
    <w:p w14:paraId="4CC45DD8" w14:textId="77777777" w:rsidR="008633BE" w:rsidRPr="008633BE" w:rsidRDefault="008633BE" w:rsidP="008633BE">
      <w:pPr>
        <w:rPr>
          <w:rFonts w:ascii="Times New Roman" w:hAnsi="Times New Roman" w:cs="Times New Roman"/>
          <w:b/>
          <w:bCs/>
          <w:sz w:val="24"/>
          <w:szCs w:val="24"/>
          <w:lang w:val="en-AU"/>
        </w:rPr>
      </w:pPr>
      <w:r w:rsidRPr="008633BE">
        <w:rPr>
          <w:rFonts w:ascii="Times New Roman" w:hAnsi="Times New Roman" w:cs="Times New Roman"/>
          <w:b/>
          <w:bCs/>
          <w:sz w:val="24"/>
          <w:szCs w:val="24"/>
          <w:lang w:val="en-AU"/>
        </w:rPr>
        <w:t>Employees should contact the Information Security Team immediately if:</w:t>
      </w:r>
    </w:p>
    <w:p w14:paraId="2450F88B" w14:textId="77777777" w:rsidR="008633BE" w:rsidRPr="008633BE" w:rsidRDefault="008633BE" w:rsidP="003F51E0">
      <w:pPr>
        <w:numPr>
          <w:ilvl w:val="0"/>
          <w:numId w:val="24"/>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Sensitive data may have been exposed</w:t>
      </w:r>
    </w:p>
    <w:p w14:paraId="515BB480" w14:textId="77777777" w:rsidR="008633BE" w:rsidRPr="008633BE" w:rsidRDefault="008633BE" w:rsidP="003F51E0">
      <w:pPr>
        <w:numPr>
          <w:ilvl w:val="0"/>
          <w:numId w:val="24"/>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Credentials may be compromised</w:t>
      </w:r>
    </w:p>
    <w:p w14:paraId="462881B2" w14:textId="77777777" w:rsidR="008633BE" w:rsidRPr="008633BE" w:rsidRDefault="008633BE" w:rsidP="003F51E0">
      <w:pPr>
        <w:numPr>
          <w:ilvl w:val="0"/>
          <w:numId w:val="24"/>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Data was shared through an unauthorised channel</w:t>
      </w:r>
    </w:p>
    <w:p w14:paraId="1B04526C" w14:textId="77777777" w:rsidR="008633BE" w:rsidRPr="008633BE" w:rsidRDefault="008633BE" w:rsidP="003F51E0">
      <w:pPr>
        <w:numPr>
          <w:ilvl w:val="0"/>
          <w:numId w:val="24"/>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Malware, phishing, or suspicious activity is detected</w:t>
      </w:r>
    </w:p>
    <w:p w14:paraId="0FDABB06" w14:textId="77777777" w:rsidR="008633BE" w:rsidRPr="008633BE" w:rsidRDefault="008633BE" w:rsidP="003F51E0">
      <w:pPr>
        <w:numPr>
          <w:ilvl w:val="0"/>
          <w:numId w:val="24"/>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External parties request internal data improperly</w:t>
      </w:r>
    </w:p>
    <w:p w14:paraId="55459B16" w14:textId="77777777" w:rsidR="008633BE" w:rsidRDefault="008633BE" w:rsidP="003F51E0">
      <w:pPr>
        <w:numPr>
          <w:ilvl w:val="0"/>
          <w:numId w:val="24"/>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A system appears misconfigured or insecure</w:t>
      </w:r>
    </w:p>
    <w:p w14:paraId="5E49AC16" w14:textId="77777777" w:rsidR="003F51E0" w:rsidRPr="008633BE" w:rsidRDefault="003F51E0" w:rsidP="003F51E0">
      <w:pPr>
        <w:spacing w:after="0"/>
        <w:ind w:left="720"/>
        <w:rPr>
          <w:rFonts w:ascii="Times New Roman" w:hAnsi="Times New Roman" w:cs="Times New Roman"/>
          <w:sz w:val="24"/>
          <w:szCs w:val="24"/>
          <w:lang w:val="en-AU"/>
        </w:rPr>
      </w:pPr>
    </w:p>
    <w:p w14:paraId="34311EF5" w14:textId="473999BC" w:rsidR="008633BE" w:rsidRPr="003F51E0" w:rsidRDefault="008633BE" w:rsidP="00B041FF">
      <w:pPr>
        <w:rPr>
          <w:rFonts w:ascii="Times New Roman" w:hAnsi="Times New Roman" w:cs="Times New Roman"/>
          <w:b/>
          <w:bCs/>
          <w:sz w:val="24"/>
          <w:szCs w:val="24"/>
        </w:rPr>
      </w:pPr>
      <w:r w:rsidRPr="05AA2A97">
        <w:rPr>
          <w:rFonts w:ascii="Times New Roman" w:hAnsi="Times New Roman" w:cs="Times New Roman"/>
          <w:b/>
          <w:bCs/>
          <w:sz w:val="24"/>
          <w:szCs w:val="24"/>
        </w:rPr>
        <w:t>When reporting</w:t>
      </w:r>
      <w:ins w:id="27" w:author="CARISSA MCQUEEN" w:date="2026-01-06T03:32:00Z">
        <w:r w:rsidR="175E3666" w:rsidRPr="05AA2A97">
          <w:rPr>
            <w:rFonts w:ascii="Times New Roman" w:hAnsi="Times New Roman" w:cs="Times New Roman"/>
            <w:b/>
            <w:bCs/>
            <w:sz w:val="24"/>
            <w:szCs w:val="24"/>
          </w:rPr>
          <w:t>,</w:t>
        </w:r>
      </w:ins>
      <w:r w:rsidRPr="05AA2A97">
        <w:rPr>
          <w:rFonts w:ascii="Times New Roman" w:hAnsi="Times New Roman" w:cs="Times New Roman"/>
          <w:b/>
          <w:bCs/>
          <w:sz w:val="24"/>
          <w:szCs w:val="24"/>
        </w:rPr>
        <w:t xml:space="preserve"> include </w:t>
      </w:r>
      <w:r w:rsidR="7DDBF549" w:rsidRPr="05AA2A97">
        <w:rPr>
          <w:rFonts w:ascii="Times New Roman" w:hAnsi="Times New Roman" w:cs="Times New Roman"/>
          <w:b/>
          <w:bCs/>
          <w:sz w:val="24"/>
          <w:szCs w:val="24"/>
        </w:rPr>
        <w:t xml:space="preserve">the </w:t>
      </w:r>
      <w:r w:rsidRPr="05AA2A97">
        <w:rPr>
          <w:rFonts w:ascii="Times New Roman" w:hAnsi="Times New Roman" w:cs="Times New Roman"/>
          <w:b/>
          <w:bCs/>
          <w:sz w:val="24"/>
          <w:szCs w:val="24"/>
        </w:rPr>
        <w:t>below details:</w:t>
      </w:r>
    </w:p>
    <w:p w14:paraId="64848EF8" w14:textId="77777777" w:rsidR="008633BE" w:rsidRPr="008633BE" w:rsidRDefault="008633BE" w:rsidP="003F51E0">
      <w:pPr>
        <w:numPr>
          <w:ilvl w:val="0"/>
          <w:numId w:val="25"/>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What happened</w:t>
      </w:r>
    </w:p>
    <w:p w14:paraId="4C6DA4B9" w14:textId="77777777" w:rsidR="008633BE" w:rsidRPr="008633BE" w:rsidRDefault="008633BE" w:rsidP="003F51E0">
      <w:pPr>
        <w:numPr>
          <w:ilvl w:val="0"/>
          <w:numId w:val="25"/>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When it occurred</w:t>
      </w:r>
    </w:p>
    <w:p w14:paraId="255524E0" w14:textId="77777777" w:rsidR="008633BE" w:rsidRPr="008633BE" w:rsidRDefault="008633BE" w:rsidP="003F51E0">
      <w:pPr>
        <w:numPr>
          <w:ilvl w:val="0"/>
          <w:numId w:val="25"/>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Systems or data involved</w:t>
      </w:r>
    </w:p>
    <w:p w14:paraId="4E746CC8" w14:textId="77777777" w:rsidR="008633BE" w:rsidRPr="008633BE" w:rsidRDefault="008633BE" w:rsidP="003F51E0">
      <w:pPr>
        <w:numPr>
          <w:ilvl w:val="0"/>
          <w:numId w:val="25"/>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Whether data was accessed, copied, or shared</w:t>
      </w:r>
    </w:p>
    <w:p w14:paraId="637E1277" w14:textId="77777777" w:rsidR="008633BE" w:rsidRPr="008633BE" w:rsidRDefault="008633BE" w:rsidP="003F51E0">
      <w:pPr>
        <w:numPr>
          <w:ilvl w:val="0"/>
          <w:numId w:val="25"/>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Actions already taken (if any)</w:t>
      </w:r>
    </w:p>
    <w:p w14:paraId="4434619B" w14:textId="3825609B" w:rsidR="003F51E0" w:rsidRPr="008633BE" w:rsidRDefault="008633BE" w:rsidP="008633BE">
      <w:pPr>
        <w:rPr>
          <w:rFonts w:ascii="Times New Roman" w:hAnsi="Times New Roman" w:cs="Times New Roman"/>
          <w:sz w:val="24"/>
          <w:szCs w:val="24"/>
          <w:lang w:val="en-AU"/>
        </w:rPr>
      </w:pPr>
      <w:r w:rsidRPr="05AA2A97">
        <w:rPr>
          <w:rFonts w:ascii="Times New Roman" w:hAnsi="Times New Roman" w:cs="Times New Roman"/>
          <w:sz w:val="24"/>
          <w:szCs w:val="24"/>
          <w:lang w:val="en-AU"/>
        </w:rPr>
        <w:t xml:space="preserve">Employees should </w:t>
      </w:r>
      <w:r w:rsidRPr="05AA2A97">
        <w:rPr>
          <w:rFonts w:ascii="Times New Roman" w:hAnsi="Times New Roman" w:cs="Times New Roman"/>
          <w:b/>
          <w:bCs/>
          <w:sz w:val="24"/>
          <w:szCs w:val="24"/>
          <w:lang w:val="en-AU"/>
        </w:rPr>
        <w:t>not attempt to investigate or fix the issue themselves</w:t>
      </w:r>
      <w:r w:rsidRPr="05AA2A97">
        <w:rPr>
          <w:rFonts w:ascii="Times New Roman" w:hAnsi="Times New Roman" w:cs="Times New Roman"/>
          <w:sz w:val="24"/>
          <w:szCs w:val="24"/>
          <w:lang w:val="en-AU"/>
        </w:rPr>
        <w:t xml:space="preserve"> beyond initial containment steps (e.g., disconnecting a device).</w:t>
      </w:r>
      <w:r w:rsidR="6C2FB026" w:rsidRPr="05AA2A97">
        <w:rPr>
          <w:rFonts w:ascii="Times New Roman" w:hAnsi="Times New Roman" w:cs="Times New Roman"/>
          <w:sz w:val="24"/>
          <w:szCs w:val="24"/>
          <w:lang w:val="en-AU"/>
        </w:rPr>
        <w:t xml:space="preserve"> </w:t>
      </w:r>
      <w:r w:rsidR="17D6870B" w:rsidRPr="05AA2A97">
        <w:rPr>
          <w:rFonts w:ascii="Times New Roman" w:hAnsi="Times New Roman" w:cs="Times New Roman"/>
          <w:sz w:val="24"/>
          <w:szCs w:val="24"/>
          <w:lang w:val="en-AU"/>
        </w:rPr>
        <w:t>Reference to Redback security policy (DR)-:</w:t>
      </w:r>
    </w:p>
    <w:p w14:paraId="1784F264" w14:textId="0A22F368" w:rsidR="54936FDE" w:rsidRDefault="54936FDE" w:rsidP="05AA2A97">
      <w:pPr>
        <w:rPr>
          <w:rFonts w:ascii="Times New Roman" w:hAnsi="Times New Roman" w:cs="Times New Roman"/>
          <w:sz w:val="24"/>
          <w:szCs w:val="24"/>
          <w:lang w:val="en-AU"/>
        </w:rPr>
      </w:pPr>
      <w:hyperlink r:id="rId8">
        <w:r w:rsidRPr="05AA2A97">
          <w:rPr>
            <w:rStyle w:val="Hyperlink"/>
            <w:rFonts w:ascii="Times New Roman" w:hAnsi="Times New Roman" w:cs="Times New Roman"/>
            <w:sz w:val="24"/>
            <w:szCs w:val="24"/>
            <w:lang w:val="en-AU"/>
          </w:rPr>
          <w:t>https://redback-operations.github.io/redback-documentation/docs/company-policy/Disaster%20Recovery%20Policy</w:t>
        </w:r>
      </w:hyperlink>
    </w:p>
    <w:p w14:paraId="613B92D9" w14:textId="30C7721D" w:rsidR="008633BE" w:rsidRPr="003F51E0" w:rsidRDefault="008633BE" w:rsidP="003F51E0">
      <w:pPr>
        <w:pStyle w:val="Heading2"/>
        <w:rPr>
          <w:rFonts w:ascii="Times New Roman" w:hAnsi="Times New Roman" w:cs="Times New Roman"/>
          <w:color w:val="000000" w:themeColor="text1"/>
          <w:sz w:val="32"/>
          <w:szCs w:val="32"/>
        </w:rPr>
      </w:pPr>
      <w:bookmarkStart w:id="28" w:name="_Toc217329536"/>
      <w:r w:rsidRPr="003F51E0">
        <w:rPr>
          <w:rFonts w:ascii="Times New Roman" w:hAnsi="Times New Roman" w:cs="Times New Roman"/>
          <w:color w:val="000000" w:themeColor="text1"/>
          <w:sz w:val="32"/>
          <w:szCs w:val="32"/>
        </w:rPr>
        <w:t>C) Inclusion of Non-Retaliation Policy</w:t>
      </w:r>
      <w:bookmarkEnd w:id="28"/>
    </w:p>
    <w:p w14:paraId="1E084C88" w14:textId="77777777" w:rsidR="008633BE" w:rsidRPr="008633BE" w:rsidRDefault="008633BE" w:rsidP="008633BE">
      <w:pPr>
        <w:rPr>
          <w:rFonts w:ascii="Times New Roman" w:hAnsi="Times New Roman" w:cs="Times New Roman"/>
          <w:b/>
          <w:bCs/>
          <w:sz w:val="24"/>
          <w:szCs w:val="24"/>
          <w:lang w:val="en-AU"/>
        </w:rPr>
      </w:pPr>
      <w:r w:rsidRPr="008633BE">
        <w:rPr>
          <w:rFonts w:ascii="Times New Roman" w:hAnsi="Times New Roman" w:cs="Times New Roman"/>
          <w:b/>
          <w:bCs/>
          <w:sz w:val="24"/>
          <w:szCs w:val="24"/>
          <w:lang w:val="en-AU"/>
        </w:rPr>
        <w:t>Redback Operations’ Commitment</w:t>
      </w:r>
    </w:p>
    <w:p w14:paraId="3F6CB1A2" w14:textId="632A46B3" w:rsidR="008633BE" w:rsidRPr="008633BE" w:rsidRDefault="008633BE" w:rsidP="008633BE">
      <w:pPr>
        <w:rPr>
          <w:rFonts w:ascii="Times New Roman" w:hAnsi="Times New Roman" w:cs="Times New Roman"/>
          <w:sz w:val="24"/>
          <w:szCs w:val="24"/>
          <w:lang w:val="en-AU"/>
        </w:rPr>
      </w:pPr>
      <w:r w:rsidRPr="05AA2A97">
        <w:rPr>
          <w:rFonts w:ascii="Times New Roman" w:hAnsi="Times New Roman" w:cs="Times New Roman"/>
          <w:sz w:val="24"/>
          <w:szCs w:val="24"/>
          <w:lang w:val="en-AU"/>
        </w:rPr>
        <w:t xml:space="preserve">Redback Operations strictly enforces a </w:t>
      </w:r>
      <w:r w:rsidRPr="05AA2A97">
        <w:rPr>
          <w:rFonts w:ascii="Times New Roman" w:hAnsi="Times New Roman" w:cs="Times New Roman"/>
          <w:b/>
          <w:bCs/>
          <w:sz w:val="24"/>
          <w:szCs w:val="24"/>
          <w:lang w:val="en-AU"/>
        </w:rPr>
        <w:t>non-retaliation policy</w:t>
      </w:r>
      <w:r w:rsidRPr="05AA2A97">
        <w:rPr>
          <w:rFonts w:ascii="Times New Roman" w:hAnsi="Times New Roman" w:cs="Times New Roman"/>
          <w:sz w:val="24"/>
          <w:szCs w:val="24"/>
          <w:lang w:val="en-AU"/>
        </w:rPr>
        <w:t xml:space="preserve">. This helps in motivating the employees in actively participating </w:t>
      </w:r>
      <w:r w:rsidR="06731BDA" w:rsidRPr="05AA2A97">
        <w:rPr>
          <w:rFonts w:ascii="Times New Roman" w:hAnsi="Times New Roman" w:cs="Times New Roman"/>
          <w:sz w:val="24"/>
          <w:szCs w:val="24"/>
          <w:lang w:val="en-AU"/>
        </w:rPr>
        <w:t xml:space="preserve">in </w:t>
      </w:r>
      <w:r w:rsidRPr="05AA2A97">
        <w:rPr>
          <w:rFonts w:ascii="Times New Roman" w:hAnsi="Times New Roman" w:cs="Times New Roman"/>
          <w:sz w:val="24"/>
          <w:szCs w:val="24"/>
          <w:lang w:val="en-AU"/>
        </w:rPr>
        <w:t>this incident reporting process. This refers that no employee will be penalised, demoted, harassed, or disadvantaged for:</w:t>
      </w:r>
    </w:p>
    <w:p w14:paraId="47E75E7B" w14:textId="77777777" w:rsidR="008633BE" w:rsidRPr="008633BE" w:rsidRDefault="008633BE" w:rsidP="003F51E0">
      <w:pPr>
        <w:numPr>
          <w:ilvl w:val="0"/>
          <w:numId w:val="26"/>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Reporting a concern in good faith</w:t>
      </w:r>
    </w:p>
    <w:p w14:paraId="12206B3B" w14:textId="77777777" w:rsidR="008633BE" w:rsidRPr="008633BE" w:rsidRDefault="008633BE" w:rsidP="003F51E0">
      <w:pPr>
        <w:numPr>
          <w:ilvl w:val="0"/>
          <w:numId w:val="26"/>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Admitting an honest mistake</w:t>
      </w:r>
    </w:p>
    <w:p w14:paraId="00BE620C" w14:textId="77777777" w:rsidR="008633BE" w:rsidRPr="008633BE" w:rsidRDefault="008633BE" w:rsidP="003F51E0">
      <w:pPr>
        <w:numPr>
          <w:ilvl w:val="0"/>
          <w:numId w:val="26"/>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Asking ethical or security-related questions</w:t>
      </w:r>
    </w:p>
    <w:p w14:paraId="22C40EE6" w14:textId="77777777" w:rsidR="008633BE" w:rsidRDefault="008633BE" w:rsidP="003F51E0">
      <w:pPr>
        <w:numPr>
          <w:ilvl w:val="0"/>
          <w:numId w:val="26"/>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Participating in an investigation</w:t>
      </w:r>
    </w:p>
    <w:p w14:paraId="23755C53" w14:textId="77777777" w:rsidR="003F51E0" w:rsidRPr="008633BE" w:rsidRDefault="003F51E0" w:rsidP="003F51E0">
      <w:pPr>
        <w:spacing w:after="0"/>
        <w:ind w:left="720"/>
        <w:rPr>
          <w:rFonts w:ascii="Times New Roman" w:hAnsi="Times New Roman" w:cs="Times New Roman"/>
          <w:sz w:val="24"/>
          <w:szCs w:val="24"/>
          <w:lang w:val="en-AU"/>
        </w:rPr>
      </w:pPr>
    </w:p>
    <w:p w14:paraId="62B024E2" w14:textId="77777777" w:rsidR="008633BE" w:rsidRPr="008633BE" w:rsidRDefault="008633BE" w:rsidP="008633BE">
      <w:pPr>
        <w:rPr>
          <w:rFonts w:ascii="Times New Roman" w:hAnsi="Times New Roman" w:cs="Times New Roman"/>
          <w:b/>
          <w:bCs/>
          <w:sz w:val="24"/>
          <w:szCs w:val="24"/>
          <w:lang w:val="en-AU"/>
        </w:rPr>
      </w:pPr>
      <w:r w:rsidRPr="008633BE">
        <w:rPr>
          <w:rFonts w:ascii="Times New Roman" w:hAnsi="Times New Roman" w:cs="Times New Roman"/>
          <w:b/>
          <w:bCs/>
          <w:sz w:val="24"/>
          <w:szCs w:val="24"/>
          <w:lang w:val="en-AU"/>
        </w:rPr>
        <w:t>What “Good Faith” Means</w:t>
      </w:r>
    </w:p>
    <w:p w14:paraId="1A83DB27" w14:textId="77777777" w:rsidR="008633BE" w:rsidRPr="008633BE" w:rsidRDefault="008633BE" w:rsidP="003F51E0">
      <w:pPr>
        <w:numPr>
          <w:ilvl w:val="0"/>
          <w:numId w:val="27"/>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Honest belief that the concern is valid</w:t>
      </w:r>
    </w:p>
    <w:p w14:paraId="4F7B33F8" w14:textId="77777777" w:rsidR="008633BE" w:rsidRPr="008633BE" w:rsidRDefault="008633BE" w:rsidP="003F51E0">
      <w:pPr>
        <w:numPr>
          <w:ilvl w:val="0"/>
          <w:numId w:val="27"/>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lastRenderedPageBreak/>
        <w:t>No intention to deceive or harm others</w:t>
      </w:r>
    </w:p>
    <w:p w14:paraId="448591E7" w14:textId="77777777" w:rsidR="008633BE" w:rsidRDefault="008633BE" w:rsidP="003F51E0">
      <w:pPr>
        <w:numPr>
          <w:ilvl w:val="0"/>
          <w:numId w:val="27"/>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Willingness to cooperate if needed</w:t>
      </w:r>
    </w:p>
    <w:p w14:paraId="53F37253" w14:textId="77777777" w:rsidR="003F51E0" w:rsidRPr="008633BE" w:rsidRDefault="003F51E0" w:rsidP="003F51E0">
      <w:pPr>
        <w:spacing w:after="0"/>
        <w:ind w:left="720"/>
        <w:rPr>
          <w:rFonts w:ascii="Times New Roman" w:hAnsi="Times New Roman" w:cs="Times New Roman"/>
          <w:sz w:val="24"/>
          <w:szCs w:val="24"/>
          <w:lang w:val="en-AU"/>
        </w:rPr>
      </w:pPr>
    </w:p>
    <w:p w14:paraId="533B1878" w14:textId="77777777" w:rsidR="008633BE" w:rsidRPr="008633BE" w:rsidRDefault="008633BE" w:rsidP="008633BE">
      <w:pPr>
        <w:rPr>
          <w:rFonts w:ascii="Times New Roman" w:hAnsi="Times New Roman" w:cs="Times New Roman"/>
          <w:b/>
          <w:bCs/>
          <w:sz w:val="24"/>
          <w:szCs w:val="24"/>
          <w:lang w:val="en-AU"/>
        </w:rPr>
      </w:pPr>
      <w:r w:rsidRPr="008633BE">
        <w:rPr>
          <w:rFonts w:ascii="Times New Roman" w:hAnsi="Times New Roman" w:cs="Times New Roman"/>
          <w:b/>
          <w:bCs/>
          <w:sz w:val="24"/>
          <w:szCs w:val="24"/>
          <w:lang w:val="en-AU"/>
        </w:rPr>
        <w:t>If Retaliation Is Suspected</w:t>
      </w:r>
    </w:p>
    <w:p w14:paraId="1D268D5C" w14:textId="77777777" w:rsidR="008633BE" w:rsidRPr="008633BE" w:rsidRDefault="008633BE" w:rsidP="008633BE">
      <w:pPr>
        <w:rPr>
          <w:rFonts w:ascii="Times New Roman" w:hAnsi="Times New Roman" w:cs="Times New Roman"/>
          <w:sz w:val="24"/>
          <w:szCs w:val="24"/>
          <w:lang w:val="en-AU"/>
        </w:rPr>
      </w:pPr>
      <w:r w:rsidRPr="008633BE">
        <w:rPr>
          <w:rFonts w:ascii="Times New Roman" w:hAnsi="Times New Roman" w:cs="Times New Roman"/>
          <w:sz w:val="24"/>
          <w:szCs w:val="24"/>
          <w:lang w:val="en-AU"/>
        </w:rPr>
        <w:t>Employees should immediately:</w:t>
      </w:r>
    </w:p>
    <w:p w14:paraId="6B09CD20" w14:textId="77777777" w:rsidR="008633BE" w:rsidRPr="008633BE" w:rsidRDefault="008633BE" w:rsidP="003F51E0">
      <w:pPr>
        <w:numPr>
          <w:ilvl w:val="0"/>
          <w:numId w:val="28"/>
        </w:numPr>
        <w:spacing w:after="0"/>
        <w:rPr>
          <w:rFonts w:ascii="Times New Roman" w:hAnsi="Times New Roman" w:cs="Times New Roman"/>
          <w:sz w:val="24"/>
          <w:szCs w:val="24"/>
          <w:lang w:val="en-AU"/>
        </w:rPr>
      </w:pPr>
      <w:r w:rsidRPr="6F263C8E">
        <w:rPr>
          <w:rFonts w:ascii="Times New Roman" w:hAnsi="Times New Roman" w:cs="Times New Roman"/>
          <w:sz w:val="24"/>
          <w:szCs w:val="24"/>
          <w:lang w:val="en-AU"/>
        </w:rPr>
        <w:t>Report retaliation to HR, Legal, or the Information Security Team</w:t>
      </w:r>
    </w:p>
    <w:p w14:paraId="720F2222" w14:textId="77777777" w:rsidR="008633BE" w:rsidRPr="008633BE" w:rsidRDefault="008633BE" w:rsidP="003F51E0">
      <w:pPr>
        <w:numPr>
          <w:ilvl w:val="0"/>
          <w:numId w:val="28"/>
        </w:numPr>
        <w:spacing w:after="0"/>
        <w:rPr>
          <w:rFonts w:ascii="Times New Roman" w:hAnsi="Times New Roman" w:cs="Times New Roman"/>
          <w:sz w:val="24"/>
          <w:szCs w:val="24"/>
          <w:lang w:val="en-AU"/>
        </w:rPr>
      </w:pPr>
      <w:r w:rsidRPr="008633BE">
        <w:rPr>
          <w:rFonts w:ascii="Times New Roman" w:hAnsi="Times New Roman" w:cs="Times New Roman"/>
          <w:sz w:val="24"/>
          <w:szCs w:val="24"/>
          <w:lang w:val="en-AU"/>
        </w:rPr>
        <w:t>Use anonymous reporting if necessary</w:t>
      </w:r>
    </w:p>
    <w:p w14:paraId="290FD356" w14:textId="675FC653" w:rsidR="003F51E0" w:rsidRPr="003F51E0" w:rsidRDefault="008633BE" w:rsidP="008633BE">
      <w:pPr>
        <w:rPr>
          <w:rFonts w:ascii="Times New Roman" w:hAnsi="Times New Roman" w:cs="Times New Roman"/>
          <w:sz w:val="24"/>
          <w:szCs w:val="24"/>
          <w:lang w:val="en-AU"/>
        </w:rPr>
      </w:pPr>
      <w:r w:rsidRPr="008633BE">
        <w:rPr>
          <w:rFonts w:ascii="Times New Roman" w:hAnsi="Times New Roman" w:cs="Times New Roman"/>
          <w:sz w:val="24"/>
          <w:szCs w:val="24"/>
          <w:lang w:val="en-AU"/>
        </w:rPr>
        <w:t>Retaliation itself is considered a serious ethical violation.</w:t>
      </w:r>
    </w:p>
    <w:p w14:paraId="51ABA412" w14:textId="41693434" w:rsidR="05AA2A97" w:rsidRDefault="05AA2A97" w:rsidP="05AA2A97">
      <w:pPr>
        <w:pStyle w:val="Heading1"/>
        <w:rPr>
          <w:rFonts w:ascii="Times New Roman" w:hAnsi="Times New Roman" w:cs="Times New Roman"/>
          <w:sz w:val="24"/>
          <w:szCs w:val="24"/>
          <w:lang w:val="en-AU"/>
        </w:rPr>
      </w:pPr>
    </w:p>
    <w:p w14:paraId="414373E5" w14:textId="182346A0" w:rsidR="05AA2A97" w:rsidRDefault="05AA2A97" w:rsidP="05AA2A97">
      <w:pPr>
        <w:rPr>
          <w:lang w:val="en-AU"/>
        </w:rPr>
      </w:pPr>
    </w:p>
    <w:p w14:paraId="659305A3" w14:textId="577B4BEB" w:rsidR="05AA2A97" w:rsidRDefault="05AA2A97" w:rsidP="05AA2A97">
      <w:pPr>
        <w:rPr>
          <w:lang w:val="en-AU"/>
        </w:rPr>
      </w:pPr>
    </w:p>
    <w:p w14:paraId="6173A5EC" w14:textId="4E264BFE" w:rsidR="05AA2A97" w:rsidRDefault="05AA2A97" w:rsidP="05AA2A97">
      <w:pPr>
        <w:rPr>
          <w:lang w:val="en-AU"/>
        </w:rPr>
      </w:pPr>
    </w:p>
    <w:p w14:paraId="6D5D63BB" w14:textId="422FC68A" w:rsidR="05AA2A97" w:rsidRDefault="05AA2A97" w:rsidP="05AA2A97">
      <w:pPr>
        <w:rPr>
          <w:lang w:val="en-AU"/>
        </w:rPr>
      </w:pPr>
    </w:p>
    <w:p w14:paraId="7452AEF2" w14:textId="54992CDF" w:rsidR="05AA2A97" w:rsidRDefault="05AA2A97" w:rsidP="05AA2A97">
      <w:pPr>
        <w:rPr>
          <w:lang w:val="en-AU"/>
        </w:rPr>
      </w:pPr>
    </w:p>
    <w:p w14:paraId="754754AD" w14:textId="59A0723E" w:rsidR="05AA2A97" w:rsidRDefault="05AA2A97" w:rsidP="05AA2A97">
      <w:pPr>
        <w:rPr>
          <w:lang w:val="en-AU"/>
        </w:rPr>
      </w:pPr>
    </w:p>
    <w:p w14:paraId="489FB4BD" w14:textId="07B54588" w:rsidR="05AA2A97" w:rsidRDefault="05AA2A97" w:rsidP="05AA2A97">
      <w:pPr>
        <w:rPr>
          <w:lang w:val="en-AU"/>
        </w:rPr>
      </w:pPr>
    </w:p>
    <w:p w14:paraId="693C054E" w14:textId="457C7728" w:rsidR="05AA2A97" w:rsidRDefault="05AA2A97" w:rsidP="05AA2A97">
      <w:pPr>
        <w:rPr>
          <w:lang w:val="en-AU"/>
        </w:rPr>
      </w:pPr>
    </w:p>
    <w:p w14:paraId="65B574AA" w14:textId="5E08D0A2" w:rsidR="05AA2A97" w:rsidRDefault="05AA2A97" w:rsidP="05AA2A97">
      <w:pPr>
        <w:rPr>
          <w:lang w:val="en-AU"/>
        </w:rPr>
      </w:pPr>
    </w:p>
    <w:p w14:paraId="6F2695DC" w14:textId="4B242ED9" w:rsidR="05AA2A97" w:rsidRDefault="05AA2A97" w:rsidP="05AA2A97">
      <w:pPr>
        <w:rPr>
          <w:lang w:val="en-AU"/>
        </w:rPr>
      </w:pPr>
    </w:p>
    <w:p w14:paraId="2F3DFC4A" w14:textId="07C53219" w:rsidR="05AA2A97" w:rsidRDefault="05AA2A97" w:rsidP="05AA2A97">
      <w:pPr>
        <w:rPr>
          <w:lang w:val="en-AU"/>
        </w:rPr>
      </w:pPr>
    </w:p>
    <w:p w14:paraId="7D85C69B" w14:textId="78C53CD4" w:rsidR="05AA2A97" w:rsidRDefault="05AA2A97" w:rsidP="05AA2A97">
      <w:pPr>
        <w:rPr>
          <w:lang w:val="en-AU"/>
        </w:rPr>
      </w:pPr>
    </w:p>
    <w:p w14:paraId="3EE5A9DE" w14:textId="2C1C4F8D" w:rsidR="05AA2A97" w:rsidRDefault="05AA2A97" w:rsidP="05AA2A97">
      <w:pPr>
        <w:rPr>
          <w:lang w:val="en-AU"/>
        </w:rPr>
      </w:pPr>
    </w:p>
    <w:p w14:paraId="58E86568" w14:textId="522897CE" w:rsidR="05AA2A97" w:rsidRDefault="05AA2A97" w:rsidP="05AA2A97">
      <w:pPr>
        <w:rPr>
          <w:lang w:val="en-AU"/>
        </w:rPr>
      </w:pPr>
    </w:p>
    <w:p w14:paraId="5099DC64" w14:textId="0BEC2710" w:rsidR="05AA2A97" w:rsidRDefault="05AA2A97" w:rsidP="05AA2A97">
      <w:pPr>
        <w:rPr>
          <w:lang w:val="en-AU"/>
        </w:rPr>
      </w:pPr>
    </w:p>
    <w:p w14:paraId="021C9A63" w14:textId="26DDC972" w:rsidR="05AA2A97" w:rsidRDefault="05AA2A97" w:rsidP="05AA2A97">
      <w:pPr>
        <w:rPr>
          <w:lang w:val="en-AU"/>
        </w:rPr>
      </w:pPr>
    </w:p>
    <w:p w14:paraId="66763C0F" w14:textId="7A5DFF22" w:rsidR="00ED1073" w:rsidRPr="003F51E0" w:rsidRDefault="00774707" w:rsidP="003F51E0">
      <w:pPr>
        <w:pStyle w:val="Heading1"/>
        <w:rPr>
          <w:rFonts w:ascii="Times New Roman" w:hAnsi="Times New Roman" w:cs="Times New Roman"/>
          <w:color w:val="000000" w:themeColor="text1"/>
          <w:sz w:val="36"/>
          <w:szCs w:val="36"/>
        </w:rPr>
      </w:pPr>
      <w:bookmarkStart w:id="29" w:name="_Toc217329537"/>
      <w:r w:rsidRPr="05AA2A97">
        <w:rPr>
          <w:rFonts w:ascii="Times New Roman" w:hAnsi="Times New Roman" w:cs="Times New Roman"/>
          <w:color w:val="000000" w:themeColor="text1"/>
          <w:sz w:val="36"/>
          <w:szCs w:val="36"/>
        </w:rPr>
        <w:lastRenderedPageBreak/>
        <w:t>Conclusion</w:t>
      </w:r>
      <w:bookmarkEnd w:id="29"/>
    </w:p>
    <w:p w14:paraId="4A641F0A" w14:textId="77777777" w:rsidR="003F51E0" w:rsidRPr="003F51E0" w:rsidRDefault="003F51E0" w:rsidP="003F51E0">
      <w:pPr>
        <w:pStyle w:val="NormalWeb"/>
      </w:pPr>
      <w:r w:rsidRPr="003F51E0">
        <w:t xml:space="preserve">This Ethics Training Module has been designed to reinforce the critical role that </w:t>
      </w:r>
      <w:r w:rsidRPr="003F51E0">
        <w:rPr>
          <w:rStyle w:val="Strong"/>
          <w:b w:val="0"/>
          <w:bCs w:val="0"/>
        </w:rPr>
        <w:t>every internal employee at Redback Operations</w:t>
      </w:r>
      <w:r w:rsidRPr="003F51E0">
        <w:rPr>
          <w:b/>
          <w:bCs/>
        </w:rPr>
        <w:t xml:space="preserve"> </w:t>
      </w:r>
      <w:r w:rsidRPr="003F51E0">
        <w:t xml:space="preserve">plays in maintaining a strong </w:t>
      </w:r>
      <w:r w:rsidRPr="003F51E0">
        <w:rPr>
          <w:rStyle w:val="Strong"/>
        </w:rPr>
        <w:t>Data Security Posture Management (DSPM)</w:t>
      </w:r>
      <w:r w:rsidRPr="003F51E0">
        <w:t xml:space="preserve"> framework. While technology, tools, and controls are essential, this training emphasises that </w:t>
      </w:r>
      <w:r w:rsidRPr="003F51E0">
        <w:rPr>
          <w:rStyle w:val="Strong"/>
          <w:b w:val="0"/>
          <w:bCs w:val="0"/>
        </w:rPr>
        <w:t>ethical behaviour and informed decision-making by employees are equally vital</w:t>
      </w:r>
      <w:r w:rsidRPr="003F51E0">
        <w:t xml:space="preserve"> in protecting organisational data, intellectual property, and stakeholder trust.</w:t>
      </w:r>
    </w:p>
    <w:p w14:paraId="7E07AFCD" w14:textId="77777777" w:rsidR="003F51E0" w:rsidRPr="003F51E0" w:rsidRDefault="003F51E0" w:rsidP="003F51E0">
      <w:pPr>
        <w:pStyle w:val="NormalWeb"/>
      </w:pPr>
      <w:r w:rsidRPr="003F51E0">
        <w:t xml:space="preserve">Throughout this module, employees have been introduced to the ethical principles that underpin responsible data handling, including </w:t>
      </w:r>
      <w:r w:rsidRPr="003F51E0">
        <w:rPr>
          <w:rStyle w:val="Strong"/>
        </w:rPr>
        <w:t>confidentiality, integrity, accountability, transparency, and least privilege</w:t>
      </w:r>
      <w:r w:rsidRPr="003F51E0">
        <w:t>. These principles are not theoretical—they apply directly to everyday activities such as accessing systems, sharing information, collaborating with colleagues and vendors, and responding to incidents or uncertainty.</w:t>
      </w:r>
    </w:p>
    <w:p w14:paraId="60EB04E8" w14:textId="1AE135F7" w:rsidR="00ED1073" w:rsidRPr="003F51E0" w:rsidRDefault="003F51E0">
      <w:pPr>
        <w:rPr>
          <w:rFonts w:ascii="Times New Roman" w:hAnsi="Times New Roman" w:cs="Times New Roman"/>
          <w:sz w:val="24"/>
          <w:szCs w:val="24"/>
        </w:rPr>
      </w:pPr>
      <w:r w:rsidRPr="003F51E0">
        <w:rPr>
          <w:rFonts w:ascii="Times New Roman" w:hAnsi="Times New Roman" w:cs="Times New Roman"/>
          <w:sz w:val="24"/>
          <w:szCs w:val="24"/>
        </w:rPr>
        <w:t>The activities and scenarios within this training highlight a key message:</w:t>
      </w:r>
    </w:p>
    <w:p w14:paraId="44F631D9" w14:textId="345B18D5" w:rsidR="003F51E0" w:rsidRPr="003F51E0" w:rsidRDefault="003F51E0">
      <w:pPr>
        <w:rPr>
          <w:rFonts w:ascii="Times New Roman" w:hAnsi="Times New Roman" w:cs="Times New Roman"/>
          <w:b/>
          <w:bCs/>
          <w:sz w:val="24"/>
          <w:szCs w:val="24"/>
        </w:rPr>
      </w:pPr>
      <w:r w:rsidRPr="003F51E0">
        <w:rPr>
          <w:rFonts w:ascii="Times New Roman" w:hAnsi="Times New Roman" w:cs="Times New Roman"/>
          <w:b/>
          <w:bCs/>
          <w:sz w:val="24"/>
          <w:szCs w:val="24"/>
        </w:rPr>
        <w:t>“Most data security incidents are not caused by malicious intent, but by small ethical lapses, shortcuts, or a lack of awareness.”</w:t>
      </w:r>
    </w:p>
    <w:p w14:paraId="5B33C9E0" w14:textId="77777777" w:rsidR="003F51E0" w:rsidRPr="003F51E0" w:rsidRDefault="003F51E0" w:rsidP="003F51E0">
      <w:pPr>
        <w:pStyle w:val="NormalWeb"/>
      </w:pPr>
      <w:r w:rsidRPr="003F51E0">
        <w:t>By encouraging employees to pause, question, and validate their actions, Redback Operations strengthens its overall security posture and reduces risks associated with insider threats, accidental exposure, shadow data, and non-compliant behaviour.</w:t>
      </w:r>
    </w:p>
    <w:p w14:paraId="6CD47B4D" w14:textId="77777777" w:rsidR="003F51E0" w:rsidRPr="003F51E0" w:rsidRDefault="003F51E0" w:rsidP="003F51E0">
      <w:pPr>
        <w:pStyle w:val="NormalWeb"/>
      </w:pPr>
      <w:r w:rsidRPr="003F51E0">
        <w:t xml:space="preserve">This module also reinforces that </w:t>
      </w:r>
      <w:r w:rsidRPr="003F51E0">
        <w:rPr>
          <w:rStyle w:val="Strong"/>
        </w:rPr>
        <w:t>ethical responsibility is shared</w:t>
      </w:r>
      <w:r w:rsidRPr="003F51E0">
        <w:t>:</w:t>
      </w:r>
    </w:p>
    <w:p w14:paraId="2E8B2C83" w14:textId="6A4A1BDF" w:rsidR="003F51E0" w:rsidRPr="003F51E0" w:rsidRDefault="003F51E0" w:rsidP="003F51E0">
      <w:pPr>
        <w:pStyle w:val="NormalWeb"/>
        <w:numPr>
          <w:ilvl w:val="0"/>
          <w:numId w:val="29"/>
        </w:numPr>
      </w:pPr>
      <w:r w:rsidRPr="003F51E0">
        <w:t>Employees are expected to act responsibly, and report concerns promptly</w:t>
      </w:r>
    </w:p>
    <w:p w14:paraId="2C377B07" w14:textId="77777777" w:rsidR="003F51E0" w:rsidRPr="003F51E0" w:rsidRDefault="003F51E0" w:rsidP="003F51E0">
      <w:pPr>
        <w:pStyle w:val="NormalWeb"/>
        <w:numPr>
          <w:ilvl w:val="0"/>
          <w:numId w:val="29"/>
        </w:numPr>
      </w:pPr>
      <w:r w:rsidRPr="003F51E0">
        <w:t>Managers are expected to support ethical behaviour and encourage open dialogue</w:t>
      </w:r>
    </w:p>
    <w:p w14:paraId="6777826C" w14:textId="77777777" w:rsidR="003F51E0" w:rsidRPr="003F51E0" w:rsidRDefault="003F51E0" w:rsidP="003F51E0">
      <w:pPr>
        <w:pStyle w:val="NormalWeb"/>
        <w:numPr>
          <w:ilvl w:val="0"/>
          <w:numId w:val="29"/>
        </w:numPr>
      </w:pPr>
      <w:r w:rsidRPr="003F51E0">
        <w:t>Information Security teams are responsible for guidance, monitoring, and response</w:t>
      </w:r>
    </w:p>
    <w:p w14:paraId="6ED362FE" w14:textId="77777777" w:rsidR="003F51E0" w:rsidRPr="003F51E0" w:rsidRDefault="003F51E0" w:rsidP="003F51E0">
      <w:pPr>
        <w:pStyle w:val="NormalWeb"/>
        <w:numPr>
          <w:ilvl w:val="0"/>
          <w:numId w:val="29"/>
        </w:numPr>
      </w:pPr>
      <w:r w:rsidRPr="003F51E0">
        <w:t xml:space="preserve">The organisation commits to a </w:t>
      </w:r>
      <w:r w:rsidRPr="003F51E0">
        <w:rPr>
          <w:rStyle w:val="Strong"/>
        </w:rPr>
        <w:t>non-retaliation culture</w:t>
      </w:r>
      <w:r w:rsidRPr="003F51E0">
        <w:t>, ensuring employees feel safe reporting incidents or mistakes in good faith</w:t>
      </w:r>
    </w:p>
    <w:p w14:paraId="3E898A7B" w14:textId="77777777" w:rsidR="003F51E0" w:rsidRPr="003F51E0" w:rsidRDefault="003F51E0" w:rsidP="003F51E0">
      <w:pPr>
        <w:pStyle w:val="NormalWeb"/>
      </w:pPr>
      <w:r w:rsidRPr="003F51E0">
        <w:t xml:space="preserve">Ethical awareness directly supports Redback Operations’ values, innovation goals, and reputation as a trusted organisation. When employees understand </w:t>
      </w:r>
      <w:r w:rsidRPr="003F51E0">
        <w:rPr>
          <w:rStyle w:val="Emphasis"/>
        </w:rPr>
        <w:t>why</w:t>
      </w:r>
      <w:r w:rsidRPr="003F51E0">
        <w:t xml:space="preserve"> ethical behaviour matters—not just </w:t>
      </w:r>
      <w:r w:rsidRPr="003F51E0">
        <w:rPr>
          <w:rStyle w:val="Emphasis"/>
        </w:rPr>
        <w:t>what</w:t>
      </w:r>
      <w:r w:rsidRPr="003F51E0">
        <w:t xml:space="preserve"> policies say—they are more likely to make the right decisions under pressure, uncertainty, or time constraints.</w:t>
      </w:r>
    </w:p>
    <w:p w14:paraId="3D927337" w14:textId="77777777" w:rsidR="003F51E0" w:rsidRPr="003F51E0" w:rsidRDefault="003F51E0" w:rsidP="003F51E0">
      <w:pPr>
        <w:pStyle w:val="NormalWeb"/>
      </w:pPr>
      <w:r w:rsidRPr="003F51E0">
        <w:t>Completion of this training confirms that employees:</w:t>
      </w:r>
    </w:p>
    <w:p w14:paraId="365AD95A" w14:textId="77777777" w:rsidR="003F51E0" w:rsidRPr="003F51E0" w:rsidRDefault="003F51E0" w:rsidP="003F51E0">
      <w:pPr>
        <w:pStyle w:val="NormalWeb"/>
        <w:numPr>
          <w:ilvl w:val="0"/>
          <w:numId w:val="30"/>
        </w:numPr>
        <w:spacing w:before="0" w:beforeAutospacing="0"/>
      </w:pPr>
      <w:r w:rsidRPr="003F51E0">
        <w:t>Understand their ethical obligations regarding data and systems</w:t>
      </w:r>
    </w:p>
    <w:p w14:paraId="56511967" w14:textId="77777777" w:rsidR="003F51E0" w:rsidRPr="003F51E0" w:rsidRDefault="003F51E0" w:rsidP="003F51E0">
      <w:pPr>
        <w:pStyle w:val="NormalWeb"/>
        <w:numPr>
          <w:ilvl w:val="0"/>
          <w:numId w:val="30"/>
        </w:numPr>
        <w:spacing w:before="0" w:beforeAutospacing="0"/>
      </w:pPr>
      <w:r w:rsidRPr="003F51E0">
        <w:t>Recognise common data security risks and ethical dilemmas</w:t>
      </w:r>
    </w:p>
    <w:p w14:paraId="004857BE" w14:textId="77777777" w:rsidR="003F51E0" w:rsidRPr="003F51E0" w:rsidRDefault="003F51E0" w:rsidP="003F51E0">
      <w:pPr>
        <w:pStyle w:val="NormalWeb"/>
        <w:numPr>
          <w:ilvl w:val="0"/>
          <w:numId w:val="30"/>
        </w:numPr>
        <w:spacing w:before="0" w:beforeAutospacing="0"/>
      </w:pPr>
      <w:r w:rsidRPr="003F51E0">
        <w:t>Know how and where to report concerns</w:t>
      </w:r>
    </w:p>
    <w:p w14:paraId="725AC6E6" w14:textId="77777777" w:rsidR="003F51E0" w:rsidRPr="003F51E0" w:rsidRDefault="003F51E0" w:rsidP="003F51E0">
      <w:pPr>
        <w:pStyle w:val="NormalWeb"/>
        <w:numPr>
          <w:ilvl w:val="0"/>
          <w:numId w:val="30"/>
        </w:numPr>
        <w:spacing w:before="0" w:beforeAutospacing="0"/>
      </w:pPr>
      <w:r w:rsidRPr="003F51E0">
        <w:t>Accept accountability for protecting company and stakeholder data</w:t>
      </w:r>
    </w:p>
    <w:p w14:paraId="1F8D4C36" w14:textId="77777777" w:rsidR="003F51E0" w:rsidRPr="003F51E0" w:rsidRDefault="003F51E0" w:rsidP="003F51E0">
      <w:pPr>
        <w:pStyle w:val="NormalWeb"/>
      </w:pPr>
      <w:r w:rsidRPr="003F51E0">
        <w:lastRenderedPageBreak/>
        <w:t xml:space="preserve">Ultimately, </w:t>
      </w:r>
      <w:r w:rsidRPr="003F51E0">
        <w:rPr>
          <w:rStyle w:val="Strong"/>
        </w:rPr>
        <w:t>ethical behaviour is not a one-time training outcome—it is an ongoing mindset</w:t>
      </w:r>
      <w:r w:rsidRPr="003F51E0">
        <w:t>. Redback Operations expects all employees to continuously apply the principles learned in this module, seek guidance when unsure, and contribute to a culture where security, ethics, and trust are embedded in daily work practices.</w:t>
      </w:r>
    </w:p>
    <w:p w14:paraId="62001418" w14:textId="144BC8F8" w:rsidR="003F51E0" w:rsidRPr="003F51E0" w:rsidRDefault="003F51E0">
      <w:pPr>
        <w:rPr>
          <w:rFonts w:ascii="Times New Roman" w:hAnsi="Times New Roman" w:cs="Times New Roman"/>
          <w:color w:val="000000" w:themeColor="text1"/>
          <w:sz w:val="24"/>
          <w:szCs w:val="24"/>
        </w:rPr>
      </w:pPr>
      <w:r w:rsidRPr="003F51E0">
        <w:rPr>
          <w:rFonts w:ascii="Times New Roman" w:hAnsi="Times New Roman" w:cs="Times New Roman"/>
          <w:sz w:val="24"/>
          <w:szCs w:val="24"/>
        </w:rPr>
        <w:t>By doing so, employees help ensure that Redback Operations remains resilient, compliant, innovative, and worthy of the trust placed in it by customers, partners, and the wider community.</w:t>
      </w:r>
    </w:p>
    <w:sectPr w:rsidR="003F51E0" w:rsidRPr="003F51E0" w:rsidSect="000B7E5D">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B23ED"/>
    <w:multiLevelType w:val="multilevel"/>
    <w:tmpl w:val="ED3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F3D31"/>
    <w:multiLevelType w:val="multilevel"/>
    <w:tmpl w:val="9DA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9125D"/>
    <w:multiLevelType w:val="hybridMultilevel"/>
    <w:tmpl w:val="7B5AC7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425D5D"/>
    <w:multiLevelType w:val="hybridMultilevel"/>
    <w:tmpl w:val="FE14F01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310B9C"/>
    <w:multiLevelType w:val="multilevel"/>
    <w:tmpl w:val="377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35437"/>
    <w:multiLevelType w:val="hybridMultilevel"/>
    <w:tmpl w:val="023C21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3D679A"/>
    <w:multiLevelType w:val="hybridMultilevel"/>
    <w:tmpl w:val="B6C664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E82DB7"/>
    <w:multiLevelType w:val="multilevel"/>
    <w:tmpl w:val="F7C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31FA9"/>
    <w:multiLevelType w:val="multilevel"/>
    <w:tmpl w:val="899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15007"/>
    <w:multiLevelType w:val="multilevel"/>
    <w:tmpl w:val="9F4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D4579"/>
    <w:multiLevelType w:val="multilevel"/>
    <w:tmpl w:val="D50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32B95"/>
    <w:multiLevelType w:val="hybridMultilevel"/>
    <w:tmpl w:val="54968D1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FF58F0"/>
    <w:multiLevelType w:val="multilevel"/>
    <w:tmpl w:val="709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F55A3"/>
    <w:multiLevelType w:val="multilevel"/>
    <w:tmpl w:val="480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55E2D"/>
    <w:multiLevelType w:val="hybridMultilevel"/>
    <w:tmpl w:val="6024C54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3F0271"/>
    <w:multiLevelType w:val="multilevel"/>
    <w:tmpl w:val="C52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B3308"/>
    <w:multiLevelType w:val="multilevel"/>
    <w:tmpl w:val="D11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86DB1"/>
    <w:multiLevelType w:val="multilevel"/>
    <w:tmpl w:val="C9A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F7583"/>
    <w:multiLevelType w:val="multilevel"/>
    <w:tmpl w:val="F2EC0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531726"/>
    <w:multiLevelType w:val="hybridMultilevel"/>
    <w:tmpl w:val="6F266A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F257CC9"/>
    <w:multiLevelType w:val="multilevel"/>
    <w:tmpl w:val="DC9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305210">
    <w:abstractNumId w:val="8"/>
  </w:num>
  <w:num w:numId="2" w16cid:durableId="1927379757">
    <w:abstractNumId w:val="6"/>
  </w:num>
  <w:num w:numId="3" w16cid:durableId="1475172674">
    <w:abstractNumId w:val="5"/>
  </w:num>
  <w:num w:numId="4" w16cid:durableId="1246036379">
    <w:abstractNumId w:val="4"/>
  </w:num>
  <w:num w:numId="5" w16cid:durableId="552892514">
    <w:abstractNumId w:val="7"/>
  </w:num>
  <w:num w:numId="6" w16cid:durableId="1609242556">
    <w:abstractNumId w:val="3"/>
  </w:num>
  <w:num w:numId="7" w16cid:durableId="1961183862">
    <w:abstractNumId w:val="2"/>
  </w:num>
  <w:num w:numId="8" w16cid:durableId="1385180043">
    <w:abstractNumId w:val="1"/>
  </w:num>
  <w:num w:numId="9" w16cid:durableId="364789558">
    <w:abstractNumId w:val="0"/>
  </w:num>
  <w:num w:numId="10" w16cid:durableId="2016154927">
    <w:abstractNumId w:val="14"/>
  </w:num>
  <w:num w:numId="11" w16cid:durableId="967859071">
    <w:abstractNumId w:val="20"/>
  </w:num>
  <w:num w:numId="12" w16cid:durableId="1985158513">
    <w:abstractNumId w:val="12"/>
  </w:num>
  <w:num w:numId="13" w16cid:durableId="1377393706">
    <w:abstractNumId w:val="28"/>
  </w:num>
  <w:num w:numId="14" w16cid:durableId="1035695160">
    <w:abstractNumId w:val="23"/>
  </w:num>
  <w:num w:numId="15" w16cid:durableId="1931037891">
    <w:abstractNumId w:val="11"/>
  </w:num>
  <w:num w:numId="16" w16cid:durableId="458425305">
    <w:abstractNumId w:val="15"/>
  </w:num>
  <w:num w:numId="17" w16cid:durableId="1113092719">
    <w:abstractNumId w:val="19"/>
  </w:num>
  <w:num w:numId="18" w16cid:durableId="834540367">
    <w:abstractNumId w:val="29"/>
  </w:num>
  <w:num w:numId="19" w16cid:durableId="1033191370">
    <w:abstractNumId w:val="16"/>
  </w:num>
  <w:num w:numId="20" w16cid:durableId="1849129835">
    <w:abstractNumId w:val="27"/>
  </w:num>
  <w:num w:numId="21" w16cid:durableId="531848637">
    <w:abstractNumId w:val="21"/>
  </w:num>
  <w:num w:numId="22" w16cid:durableId="2101948320">
    <w:abstractNumId w:val="13"/>
  </w:num>
  <w:num w:numId="23" w16cid:durableId="1406755378">
    <w:abstractNumId w:val="9"/>
  </w:num>
  <w:num w:numId="24" w16cid:durableId="1335962784">
    <w:abstractNumId w:val="24"/>
  </w:num>
  <w:num w:numId="25" w16cid:durableId="1895699994">
    <w:abstractNumId w:val="26"/>
  </w:num>
  <w:num w:numId="26" w16cid:durableId="1831216334">
    <w:abstractNumId w:val="10"/>
  </w:num>
  <w:num w:numId="27" w16cid:durableId="710884798">
    <w:abstractNumId w:val="17"/>
  </w:num>
  <w:num w:numId="28" w16cid:durableId="206378659">
    <w:abstractNumId w:val="22"/>
  </w:num>
  <w:num w:numId="29" w16cid:durableId="2134127748">
    <w:abstractNumId w:val="18"/>
  </w:num>
  <w:num w:numId="30" w16cid:durableId="82405194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ISSA MCQUEEN">
    <w15:presenceInfo w15:providerId="AD" w15:userId="S::cjmcqueen@deakin.edu.au::d7f9bad0-35c6-40f9-acdd-fc87717f83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A4B"/>
    <w:rsid w:val="000A5729"/>
    <w:rsid w:val="000B7E5D"/>
    <w:rsid w:val="00142D70"/>
    <w:rsid w:val="0015074B"/>
    <w:rsid w:val="001928FC"/>
    <w:rsid w:val="001B0343"/>
    <w:rsid w:val="002574F1"/>
    <w:rsid w:val="00261414"/>
    <w:rsid w:val="0029639D"/>
    <w:rsid w:val="00326F90"/>
    <w:rsid w:val="00337994"/>
    <w:rsid w:val="00367628"/>
    <w:rsid w:val="003F02FE"/>
    <w:rsid w:val="003F51E0"/>
    <w:rsid w:val="00444332"/>
    <w:rsid w:val="0044541E"/>
    <w:rsid w:val="00505C64"/>
    <w:rsid w:val="00531023"/>
    <w:rsid w:val="005E2EDC"/>
    <w:rsid w:val="00667C9D"/>
    <w:rsid w:val="00723F44"/>
    <w:rsid w:val="0074038D"/>
    <w:rsid w:val="00774707"/>
    <w:rsid w:val="008633BE"/>
    <w:rsid w:val="009201CC"/>
    <w:rsid w:val="009817F0"/>
    <w:rsid w:val="00A44F9B"/>
    <w:rsid w:val="00A46875"/>
    <w:rsid w:val="00A57603"/>
    <w:rsid w:val="00A84F9C"/>
    <w:rsid w:val="00AA1D8D"/>
    <w:rsid w:val="00AA24F6"/>
    <w:rsid w:val="00B041FF"/>
    <w:rsid w:val="00B47730"/>
    <w:rsid w:val="00BD7464"/>
    <w:rsid w:val="00BF2FC3"/>
    <w:rsid w:val="00C24492"/>
    <w:rsid w:val="00C36804"/>
    <w:rsid w:val="00CB0664"/>
    <w:rsid w:val="00DB0F91"/>
    <w:rsid w:val="00DE0202"/>
    <w:rsid w:val="00E00368"/>
    <w:rsid w:val="00E12434"/>
    <w:rsid w:val="00EB062C"/>
    <w:rsid w:val="00EC4EB2"/>
    <w:rsid w:val="00ED1073"/>
    <w:rsid w:val="00EE5ABA"/>
    <w:rsid w:val="00F24F2B"/>
    <w:rsid w:val="00FA380F"/>
    <w:rsid w:val="00FC693F"/>
    <w:rsid w:val="00FF7D94"/>
    <w:rsid w:val="017162B8"/>
    <w:rsid w:val="03D53BF8"/>
    <w:rsid w:val="05AA2A97"/>
    <w:rsid w:val="0627DB88"/>
    <w:rsid w:val="06731BDA"/>
    <w:rsid w:val="08D60A94"/>
    <w:rsid w:val="099C5BC7"/>
    <w:rsid w:val="0B34D3D3"/>
    <w:rsid w:val="0D1BB9F6"/>
    <w:rsid w:val="0EE3B83E"/>
    <w:rsid w:val="125A7160"/>
    <w:rsid w:val="142BFE7A"/>
    <w:rsid w:val="163C0B4D"/>
    <w:rsid w:val="175E3666"/>
    <w:rsid w:val="17D6870B"/>
    <w:rsid w:val="17FBCC13"/>
    <w:rsid w:val="19324817"/>
    <w:rsid w:val="1A93EE55"/>
    <w:rsid w:val="1BC00AD0"/>
    <w:rsid w:val="1CAA3A34"/>
    <w:rsid w:val="23B6FE2B"/>
    <w:rsid w:val="246F7BE8"/>
    <w:rsid w:val="279DC8C7"/>
    <w:rsid w:val="28D91068"/>
    <w:rsid w:val="2A1A421F"/>
    <w:rsid w:val="2B6A9C86"/>
    <w:rsid w:val="2CB774DD"/>
    <w:rsid w:val="2E70FC8D"/>
    <w:rsid w:val="2F05FE43"/>
    <w:rsid w:val="2F1387D5"/>
    <w:rsid w:val="3164A0E1"/>
    <w:rsid w:val="32F45F94"/>
    <w:rsid w:val="3494E685"/>
    <w:rsid w:val="349C04F2"/>
    <w:rsid w:val="3598C81D"/>
    <w:rsid w:val="3638676B"/>
    <w:rsid w:val="3663F8A7"/>
    <w:rsid w:val="36A3574A"/>
    <w:rsid w:val="372F2231"/>
    <w:rsid w:val="3BE25B5D"/>
    <w:rsid w:val="3C59EC44"/>
    <w:rsid w:val="3EFD2F65"/>
    <w:rsid w:val="3FEDC503"/>
    <w:rsid w:val="404BF4CB"/>
    <w:rsid w:val="40D6F5D2"/>
    <w:rsid w:val="416B054A"/>
    <w:rsid w:val="41805F64"/>
    <w:rsid w:val="42EA51BC"/>
    <w:rsid w:val="443907E1"/>
    <w:rsid w:val="46053256"/>
    <w:rsid w:val="475E7144"/>
    <w:rsid w:val="4CDC4DC6"/>
    <w:rsid w:val="4D67361B"/>
    <w:rsid w:val="521CDEDD"/>
    <w:rsid w:val="53B3C465"/>
    <w:rsid w:val="54936FDE"/>
    <w:rsid w:val="56B52D1C"/>
    <w:rsid w:val="5965A9A2"/>
    <w:rsid w:val="5B6E7ABB"/>
    <w:rsid w:val="5E326EB9"/>
    <w:rsid w:val="61DF2DD1"/>
    <w:rsid w:val="641E7F70"/>
    <w:rsid w:val="6B05910A"/>
    <w:rsid w:val="6C2FB026"/>
    <w:rsid w:val="6D8B00E1"/>
    <w:rsid w:val="6F263C8E"/>
    <w:rsid w:val="70116A8E"/>
    <w:rsid w:val="70D818C5"/>
    <w:rsid w:val="712E2933"/>
    <w:rsid w:val="71B8F63B"/>
    <w:rsid w:val="73676419"/>
    <w:rsid w:val="767F67E0"/>
    <w:rsid w:val="7A1A7A11"/>
    <w:rsid w:val="7DDBF549"/>
    <w:rsid w:val="7EDC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D4BD3"/>
  <w14:defaultImageDpi w14:val="300"/>
  <w15:docId w15:val="{70537452-4788-40BE-85D5-D84E513C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23F44"/>
    <w:pPr>
      <w:spacing w:before="120" w:after="0"/>
    </w:pPr>
    <w:rPr>
      <w:b/>
      <w:bCs/>
      <w:i/>
      <w:iCs/>
      <w:sz w:val="24"/>
      <w:szCs w:val="24"/>
    </w:rPr>
  </w:style>
  <w:style w:type="paragraph" w:styleId="TOC2">
    <w:name w:val="toc 2"/>
    <w:basedOn w:val="Normal"/>
    <w:next w:val="Normal"/>
    <w:autoRedefine/>
    <w:uiPriority w:val="39"/>
    <w:unhideWhenUsed/>
    <w:rsid w:val="00723F44"/>
    <w:pPr>
      <w:spacing w:before="120" w:after="0"/>
      <w:ind w:left="220"/>
    </w:pPr>
    <w:rPr>
      <w:b/>
      <w:bCs/>
    </w:rPr>
  </w:style>
  <w:style w:type="paragraph" w:styleId="TOC3">
    <w:name w:val="toc 3"/>
    <w:basedOn w:val="Normal"/>
    <w:next w:val="Normal"/>
    <w:autoRedefine/>
    <w:uiPriority w:val="39"/>
    <w:unhideWhenUsed/>
    <w:rsid w:val="00723F44"/>
    <w:pPr>
      <w:spacing w:after="0"/>
      <w:ind w:left="440"/>
    </w:pPr>
    <w:rPr>
      <w:sz w:val="20"/>
      <w:szCs w:val="20"/>
    </w:rPr>
  </w:style>
  <w:style w:type="character" w:styleId="Hyperlink">
    <w:name w:val="Hyperlink"/>
    <w:basedOn w:val="DefaultParagraphFont"/>
    <w:uiPriority w:val="99"/>
    <w:unhideWhenUsed/>
    <w:rsid w:val="00723F44"/>
    <w:rPr>
      <w:color w:val="0000FF" w:themeColor="hyperlink"/>
      <w:u w:val="single"/>
    </w:rPr>
  </w:style>
  <w:style w:type="paragraph" w:styleId="TOC4">
    <w:name w:val="toc 4"/>
    <w:basedOn w:val="Normal"/>
    <w:next w:val="Normal"/>
    <w:autoRedefine/>
    <w:uiPriority w:val="39"/>
    <w:unhideWhenUsed/>
    <w:rsid w:val="00723F44"/>
    <w:pPr>
      <w:spacing w:after="0"/>
      <w:ind w:left="660"/>
    </w:pPr>
    <w:rPr>
      <w:sz w:val="20"/>
      <w:szCs w:val="20"/>
    </w:rPr>
  </w:style>
  <w:style w:type="paragraph" w:styleId="TOC5">
    <w:name w:val="toc 5"/>
    <w:basedOn w:val="Normal"/>
    <w:next w:val="Normal"/>
    <w:autoRedefine/>
    <w:uiPriority w:val="39"/>
    <w:semiHidden/>
    <w:unhideWhenUsed/>
    <w:rsid w:val="00723F44"/>
    <w:pPr>
      <w:spacing w:after="0"/>
      <w:ind w:left="880"/>
    </w:pPr>
    <w:rPr>
      <w:sz w:val="20"/>
      <w:szCs w:val="20"/>
    </w:rPr>
  </w:style>
  <w:style w:type="paragraph" w:styleId="TOC6">
    <w:name w:val="toc 6"/>
    <w:basedOn w:val="Normal"/>
    <w:next w:val="Normal"/>
    <w:autoRedefine/>
    <w:uiPriority w:val="39"/>
    <w:semiHidden/>
    <w:unhideWhenUsed/>
    <w:rsid w:val="00723F44"/>
    <w:pPr>
      <w:spacing w:after="0"/>
      <w:ind w:left="1100"/>
    </w:pPr>
    <w:rPr>
      <w:sz w:val="20"/>
      <w:szCs w:val="20"/>
    </w:rPr>
  </w:style>
  <w:style w:type="paragraph" w:styleId="TOC7">
    <w:name w:val="toc 7"/>
    <w:basedOn w:val="Normal"/>
    <w:next w:val="Normal"/>
    <w:autoRedefine/>
    <w:uiPriority w:val="39"/>
    <w:semiHidden/>
    <w:unhideWhenUsed/>
    <w:rsid w:val="00723F44"/>
    <w:pPr>
      <w:spacing w:after="0"/>
      <w:ind w:left="1320"/>
    </w:pPr>
    <w:rPr>
      <w:sz w:val="20"/>
      <w:szCs w:val="20"/>
    </w:rPr>
  </w:style>
  <w:style w:type="paragraph" w:styleId="TOC8">
    <w:name w:val="toc 8"/>
    <w:basedOn w:val="Normal"/>
    <w:next w:val="Normal"/>
    <w:autoRedefine/>
    <w:uiPriority w:val="39"/>
    <w:semiHidden/>
    <w:unhideWhenUsed/>
    <w:rsid w:val="00723F44"/>
    <w:pPr>
      <w:spacing w:after="0"/>
      <w:ind w:left="1540"/>
    </w:pPr>
    <w:rPr>
      <w:sz w:val="20"/>
      <w:szCs w:val="20"/>
    </w:rPr>
  </w:style>
  <w:style w:type="paragraph" w:styleId="TOC9">
    <w:name w:val="toc 9"/>
    <w:basedOn w:val="Normal"/>
    <w:next w:val="Normal"/>
    <w:autoRedefine/>
    <w:uiPriority w:val="39"/>
    <w:semiHidden/>
    <w:unhideWhenUsed/>
    <w:rsid w:val="00723F44"/>
    <w:pPr>
      <w:spacing w:after="0"/>
      <w:ind w:left="1760"/>
    </w:pPr>
    <w:rPr>
      <w:sz w:val="20"/>
      <w:szCs w:val="20"/>
    </w:rPr>
  </w:style>
  <w:style w:type="character" w:customStyle="1" w:styleId="NoSpacingChar">
    <w:name w:val="No Spacing Char"/>
    <w:basedOn w:val="DefaultParagraphFont"/>
    <w:link w:val="NoSpacing"/>
    <w:uiPriority w:val="1"/>
    <w:rsid w:val="000B7E5D"/>
  </w:style>
  <w:style w:type="paragraph" w:styleId="NormalWeb">
    <w:name w:val="Normal (Web)"/>
    <w:basedOn w:val="Normal"/>
    <w:uiPriority w:val="99"/>
    <w:semiHidden/>
    <w:unhideWhenUsed/>
    <w:rsid w:val="003F51E0"/>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back-operations.github.io/redback-documentation/docs/company-policy/Disaster%20Recovery%20Policy"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2089</Words>
  <Characters>12723</Characters>
  <Application>Microsoft Office Word</Application>
  <DocSecurity>0</DocSecurity>
  <Lines>334</Lines>
  <Paragraphs>251</Paragraphs>
  <ScaleCrop>false</ScaleCrop>
  <Manager/>
  <Company/>
  <LinksUpToDate>false</LinksUpToDate>
  <CharactersWithSpaces>14561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Awareness Module: Data Security Posture Management</dc:title>
  <dc:subject/>
  <dc:creator>Tegbir Singh                         Redback Operations</dc:creator>
  <cp:keywords/>
  <dc:description>generated by python-docx</dc:description>
  <cp:lastModifiedBy>RAMON RICARDO BINUYA GARCIA</cp:lastModifiedBy>
  <cp:revision>2</cp:revision>
  <dcterms:created xsi:type="dcterms:W3CDTF">2026-01-22T07:33:00Z</dcterms:created>
  <dcterms:modified xsi:type="dcterms:W3CDTF">2026-01-22T07:33:00Z</dcterms:modified>
  <cp:category/>
</cp:coreProperties>
</file>